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5B5C" w:rsidRDefault="00FF38C1">
      <w:pPr>
        <w:pStyle w:val="1"/>
        <w:spacing w:after="0" w:line="240" w:lineRule="auto"/>
        <w:rPr>
          <w:rFonts w:ascii="宋体" w:eastAsia="宋体"/>
          <w:b w:val="0"/>
          <w:sz w:val="42"/>
        </w:rPr>
      </w:pPr>
      <w:r>
        <w:rPr>
          <w:rFonts w:ascii="宋体" w:eastAsia="宋体" w:hint="eastAsia"/>
          <w:b w:val="0"/>
          <w:sz w:val="42"/>
        </w:rPr>
        <w:t>说</w:t>
      </w:r>
      <w:r>
        <w:rPr>
          <w:rFonts w:ascii="宋体" w:eastAsia="宋体"/>
          <w:b w:val="0"/>
          <w:sz w:val="42"/>
        </w:rPr>
        <w:t xml:space="preserve">    </w:t>
      </w:r>
      <w:r>
        <w:rPr>
          <w:rFonts w:ascii="宋体" w:eastAsia="宋体" w:hint="eastAsia"/>
          <w:b w:val="0"/>
          <w:sz w:val="42"/>
        </w:rPr>
        <w:t>明</w:t>
      </w:r>
      <w:r>
        <w:rPr>
          <w:rFonts w:ascii="宋体" w:eastAsia="宋体"/>
          <w:b w:val="0"/>
          <w:sz w:val="42"/>
        </w:rPr>
        <w:t xml:space="preserve">    </w:t>
      </w:r>
      <w:r>
        <w:rPr>
          <w:rFonts w:ascii="宋体" w:eastAsia="宋体" w:hint="eastAsia"/>
          <w:b w:val="0"/>
          <w:sz w:val="42"/>
        </w:rPr>
        <w:t>书</w:t>
      </w:r>
      <w:r>
        <w:rPr>
          <w:rFonts w:ascii="宋体" w:eastAsia="宋体"/>
          <w:b w:val="0"/>
          <w:sz w:val="42"/>
        </w:rPr>
        <w:t xml:space="preserve">    </w:t>
      </w:r>
      <w:r>
        <w:rPr>
          <w:rFonts w:ascii="宋体" w:eastAsia="宋体" w:hint="eastAsia"/>
          <w:b w:val="0"/>
          <w:sz w:val="42"/>
        </w:rPr>
        <w:t>摘</w:t>
      </w:r>
      <w:r>
        <w:rPr>
          <w:rFonts w:ascii="宋体" w:eastAsia="宋体"/>
          <w:b w:val="0"/>
          <w:sz w:val="42"/>
        </w:rPr>
        <w:t xml:space="preserve">    </w:t>
      </w:r>
      <w:r>
        <w:rPr>
          <w:rFonts w:ascii="宋体" w:eastAsia="宋体" w:hint="eastAsia"/>
          <w:b w:val="0"/>
          <w:sz w:val="42"/>
        </w:rPr>
        <w:t>要</w:t>
      </w:r>
    </w:p>
    <w:p w:rsidR="003D5B5C" w:rsidRDefault="003D5B5C">
      <w:pPr>
        <w:spacing w:line="480" w:lineRule="exact"/>
        <w:ind w:firstLineChars="200" w:firstLine="520"/>
        <w:rPr>
          <w:kern w:val="0"/>
          <w:sz w:val="26"/>
          <w:szCs w:val="26"/>
        </w:rPr>
      </w:pPr>
    </w:p>
    <w:p w:rsidR="003D5B5C" w:rsidRDefault="00FF38C1">
      <w:pPr>
        <w:spacing w:line="480" w:lineRule="atLeast"/>
        <w:ind w:firstLineChars="200" w:firstLine="520"/>
        <w:textAlignment w:val="center"/>
        <w:rPr>
          <w:sz w:val="26"/>
          <w:szCs w:val="26"/>
        </w:rPr>
      </w:pPr>
      <w:r>
        <w:rPr>
          <w:rFonts w:hint="eastAsia"/>
          <w:sz w:val="26"/>
          <w:szCs w:val="26"/>
        </w:rPr>
        <w:t>本发明涉及一种基于人体演示数据采集与时序预测的灵巧手控制方法和系统，</w:t>
      </w:r>
      <w:r>
        <w:rPr>
          <w:rFonts w:hAnsi="宋体"/>
          <w:sz w:val="26"/>
          <w:szCs w:val="26"/>
        </w:rPr>
        <w:t>包括：</w:t>
      </w:r>
      <w:proofErr w:type="gramStart"/>
      <w:r>
        <w:rPr>
          <w:rFonts w:hAnsi="宋体" w:hint="eastAsia"/>
          <w:sz w:val="26"/>
          <w:szCs w:val="26"/>
        </w:rPr>
        <w:t>利用数采手套</w:t>
      </w:r>
      <w:proofErr w:type="gramEnd"/>
      <w:r>
        <w:rPr>
          <w:rFonts w:hAnsi="宋体" w:hint="eastAsia"/>
          <w:sz w:val="26"/>
          <w:szCs w:val="26"/>
        </w:rPr>
        <w:t>采集操作人员执行目标动作时的时间序列数据，形成演示数据集，构建策略函数，以过去的运动学历史状态和动力学历史状态为输入，推理得到未来至少一帧的动作指令；当策略函数为可学习模型时，利用演示数据集并基于动力学一致性损失项进行训练，学习动作轨迹与接触力演化规律；当策略函数为物理模型时，通过参数辨识得到动力学参数；实时获取灵巧手的历史多模态序列，利用策略函数生成目标动作指令；通过力</w:t>
      </w:r>
      <w:r>
        <w:rPr>
          <w:rFonts w:hAnsi="宋体" w:hint="eastAsia"/>
          <w:sz w:val="26"/>
          <w:szCs w:val="26"/>
        </w:rPr>
        <w:t>-</w:t>
      </w:r>
      <w:r>
        <w:rPr>
          <w:rFonts w:hAnsi="宋体" w:hint="eastAsia"/>
          <w:sz w:val="26"/>
          <w:szCs w:val="26"/>
        </w:rPr>
        <w:t>位协同重定向，将目标动作指令映射为适配当前灵巧手硬件的关节空间控制输入；根据关节空间控制输入驱动灵巧手，模仿操作人员的动作并</w:t>
      </w:r>
      <w:r>
        <w:rPr>
          <w:rFonts w:hAnsi="宋体" w:hint="eastAsia"/>
          <w:sz w:val="26"/>
          <w:szCs w:val="26"/>
        </w:rPr>
        <w:t>复现接触力。</w:t>
      </w:r>
    </w:p>
    <w:p w:rsidR="003D5B5C" w:rsidRDefault="003D5B5C">
      <w:pPr>
        <w:spacing w:line="480" w:lineRule="exact"/>
        <w:ind w:firstLineChars="200" w:firstLine="520"/>
        <w:rPr>
          <w:kern w:val="0"/>
          <w:sz w:val="26"/>
          <w:szCs w:val="26"/>
        </w:rPr>
      </w:pPr>
    </w:p>
    <w:p w:rsidR="003D5B5C" w:rsidRDefault="003D5B5C">
      <w:pPr>
        <w:spacing w:line="480" w:lineRule="exact"/>
        <w:ind w:firstLineChars="200" w:firstLine="520"/>
        <w:rPr>
          <w:kern w:val="0"/>
          <w:sz w:val="26"/>
          <w:szCs w:val="26"/>
        </w:rPr>
      </w:pPr>
    </w:p>
    <w:p w:rsidR="003D5B5C" w:rsidRDefault="003D5B5C">
      <w:pPr>
        <w:spacing w:line="480" w:lineRule="exact"/>
        <w:ind w:firstLineChars="200" w:firstLine="520"/>
        <w:rPr>
          <w:kern w:val="0"/>
          <w:sz w:val="26"/>
          <w:szCs w:val="26"/>
        </w:rPr>
      </w:pPr>
    </w:p>
    <w:p w:rsidR="003D5B5C" w:rsidRDefault="003D5B5C">
      <w:pPr>
        <w:spacing w:line="480" w:lineRule="exact"/>
        <w:ind w:firstLineChars="200" w:firstLine="520"/>
        <w:rPr>
          <w:kern w:val="0"/>
          <w:sz w:val="26"/>
          <w:szCs w:val="26"/>
        </w:rPr>
      </w:pPr>
    </w:p>
    <w:p w:rsidR="003D5B5C" w:rsidRDefault="003D5B5C">
      <w:pPr>
        <w:spacing w:line="480" w:lineRule="exact"/>
        <w:ind w:firstLineChars="200" w:firstLine="520"/>
        <w:rPr>
          <w:kern w:val="0"/>
          <w:sz w:val="26"/>
          <w:szCs w:val="26"/>
        </w:rPr>
      </w:pPr>
    </w:p>
    <w:p w:rsidR="003D5B5C" w:rsidRDefault="003D5B5C">
      <w:pPr>
        <w:spacing w:line="480" w:lineRule="exact"/>
        <w:ind w:firstLineChars="200" w:firstLine="520"/>
        <w:rPr>
          <w:kern w:val="0"/>
          <w:sz w:val="26"/>
          <w:szCs w:val="26"/>
        </w:rPr>
      </w:pPr>
    </w:p>
    <w:p w:rsidR="003D5B5C" w:rsidRDefault="003D5B5C">
      <w:pPr>
        <w:spacing w:line="480" w:lineRule="exact"/>
        <w:ind w:firstLineChars="200" w:firstLine="520"/>
        <w:rPr>
          <w:kern w:val="0"/>
          <w:sz w:val="26"/>
          <w:szCs w:val="26"/>
        </w:rPr>
      </w:pPr>
    </w:p>
    <w:p w:rsidR="003D5B5C" w:rsidRDefault="003D5B5C">
      <w:pPr>
        <w:rPr>
          <w:kern w:val="0"/>
        </w:rPr>
        <w:sectPr w:rsidR="003D5B5C">
          <w:footerReference w:type="default" r:id="rId8"/>
          <w:pgSz w:w="11906" w:h="16838"/>
          <w:pgMar w:top="1321" w:right="1077" w:bottom="851" w:left="1588" w:header="726" w:footer="851" w:gutter="0"/>
          <w:pgNumType w:start="1"/>
          <w:cols w:space="425"/>
          <w:docGrid w:linePitch="312"/>
        </w:sectPr>
      </w:pPr>
    </w:p>
    <w:p w:rsidR="003D5B5C" w:rsidRDefault="00FF38C1">
      <w:pPr>
        <w:pStyle w:val="1"/>
        <w:spacing w:after="0" w:line="240" w:lineRule="auto"/>
        <w:rPr>
          <w:rFonts w:ascii="宋体" w:eastAsia="宋体"/>
          <w:b w:val="0"/>
          <w:sz w:val="42"/>
        </w:rPr>
      </w:pPr>
      <w:r>
        <w:rPr>
          <w:rFonts w:ascii="宋体" w:eastAsia="宋体" w:hint="eastAsia"/>
          <w:b w:val="0"/>
          <w:sz w:val="42"/>
        </w:rPr>
        <w:lastRenderedPageBreak/>
        <w:t>摘</w:t>
      </w:r>
      <w:r>
        <w:rPr>
          <w:rFonts w:ascii="宋体" w:eastAsia="宋体"/>
          <w:b w:val="0"/>
          <w:sz w:val="42"/>
        </w:rPr>
        <w:t xml:space="preserve">    </w:t>
      </w:r>
      <w:r>
        <w:rPr>
          <w:rFonts w:ascii="宋体" w:eastAsia="宋体" w:hint="eastAsia"/>
          <w:b w:val="0"/>
          <w:sz w:val="42"/>
        </w:rPr>
        <w:t>要</w:t>
      </w:r>
      <w:r>
        <w:rPr>
          <w:rFonts w:ascii="宋体" w:eastAsia="宋体" w:hint="eastAsia"/>
          <w:b w:val="0"/>
          <w:sz w:val="42"/>
        </w:rPr>
        <w:t xml:space="preserve">    </w:t>
      </w:r>
      <w:r>
        <w:rPr>
          <w:rFonts w:ascii="宋体" w:eastAsia="宋体" w:hint="eastAsia"/>
          <w:b w:val="0"/>
          <w:sz w:val="42"/>
        </w:rPr>
        <w:t>附</w:t>
      </w:r>
      <w:r>
        <w:rPr>
          <w:rFonts w:ascii="宋体" w:eastAsia="宋体" w:hint="eastAsia"/>
          <w:b w:val="0"/>
          <w:sz w:val="42"/>
        </w:rPr>
        <w:t xml:space="preserve">    </w:t>
      </w:r>
      <w:r>
        <w:rPr>
          <w:rFonts w:ascii="宋体" w:eastAsia="宋体" w:hint="eastAsia"/>
          <w:b w:val="0"/>
          <w:sz w:val="42"/>
        </w:rPr>
        <w:t>图</w:t>
      </w:r>
    </w:p>
    <w:p w:rsidR="003D5B5C" w:rsidRDefault="003D5B5C">
      <w:pPr>
        <w:spacing w:line="360" w:lineRule="auto"/>
        <w:ind w:firstLineChars="200" w:firstLine="520"/>
        <w:rPr>
          <w:kern w:val="0"/>
          <w:sz w:val="26"/>
          <w:szCs w:val="26"/>
        </w:rPr>
      </w:pPr>
    </w:p>
    <w:p w:rsidR="003D5B5C" w:rsidRDefault="00FF38C1">
      <w:pPr>
        <w:spacing w:line="360" w:lineRule="auto"/>
        <w:jc w:val="center"/>
        <w:rPr>
          <w:kern w:val="0"/>
          <w:sz w:val="26"/>
          <w:szCs w:val="26"/>
        </w:rPr>
      </w:pPr>
      <w:r>
        <w:object w:dxaOrig="7686" w:dyaOrig="29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4.55pt;height:146.45pt" o:ole="">
            <v:imagedata r:id="rId9" o:title="" cropright="8781f"/>
          </v:shape>
          <o:OLEObject Type="Embed" ProgID="Visio.Drawing.15" ShapeID="_x0000_i1025" DrawAspect="Content" ObjectID="_1840085767" r:id="rId10"/>
        </w:object>
      </w:r>
    </w:p>
    <w:p w:rsidR="003D5B5C" w:rsidRDefault="003D5B5C">
      <w:pPr>
        <w:spacing w:line="360" w:lineRule="auto"/>
        <w:ind w:firstLineChars="200" w:firstLine="520"/>
        <w:rPr>
          <w:kern w:val="0"/>
          <w:sz w:val="26"/>
          <w:szCs w:val="26"/>
        </w:rPr>
      </w:pPr>
    </w:p>
    <w:p w:rsidR="003D5B5C" w:rsidRDefault="003D5B5C">
      <w:pPr>
        <w:spacing w:line="360" w:lineRule="auto"/>
        <w:ind w:firstLineChars="200" w:firstLine="520"/>
        <w:rPr>
          <w:kern w:val="0"/>
          <w:sz w:val="26"/>
          <w:szCs w:val="26"/>
        </w:rPr>
      </w:pPr>
    </w:p>
    <w:p w:rsidR="003D5B5C" w:rsidRDefault="003D5B5C">
      <w:pPr>
        <w:spacing w:line="360" w:lineRule="auto"/>
        <w:ind w:firstLineChars="200" w:firstLine="520"/>
        <w:rPr>
          <w:kern w:val="0"/>
          <w:sz w:val="26"/>
          <w:szCs w:val="26"/>
        </w:rPr>
      </w:pPr>
    </w:p>
    <w:p w:rsidR="003D5B5C" w:rsidRDefault="003D5B5C">
      <w:pPr>
        <w:spacing w:line="360" w:lineRule="auto"/>
        <w:ind w:firstLineChars="200" w:firstLine="520"/>
        <w:rPr>
          <w:kern w:val="0"/>
          <w:sz w:val="26"/>
          <w:szCs w:val="26"/>
        </w:rPr>
      </w:pPr>
    </w:p>
    <w:p w:rsidR="003D5B5C" w:rsidRDefault="003D5B5C">
      <w:pPr>
        <w:spacing w:line="360" w:lineRule="auto"/>
        <w:ind w:firstLineChars="200" w:firstLine="520"/>
        <w:rPr>
          <w:kern w:val="0"/>
          <w:sz w:val="26"/>
          <w:szCs w:val="26"/>
        </w:rPr>
      </w:pPr>
    </w:p>
    <w:p w:rsidR="003D5B5C" w:rsidRDefault="003D5B5C">
      <w:pPr>
        <w:spacing w:line="360" w:lineRule="auto"/>
        <w:ind w:firstLineChars="200" w:firstLine="520"/>
        <w:rPr>
          <w:kern w:val="0"/>
          <w:sz w:val="26"/>
          <w:szCs w:val="26"/>
        </w:rPr>
      </w:pPr>
    </w:p>
    <w:p w:rsidR="003D5B5C" w:rsidRDefault="003D5B5C">
      <w:pPr>
        <w:sectPr w:rsidR="003D5B5C">
          <w:pgSz w:w="11906" w:h="16838"/>
          <w:pgMar w:top="1321" w:right="1077" w:bottom="851" w:left="1588" w:header="726" w:footer="851" w:gutter="0"/>
          <w:pgNumType w:start="1"/>
          <w:cols w:space="425"/>
          <w:docGrid w:linePitch="312"/>
        </w:sectPr>
      </w:pPr>
    </w:p>
    <w:p w:rsidR="003D5B5C" w:rsidRDefault="00FF38C1">
      <w:pPr>
        <w:pStyle w:val="1"/>
        <w:spacing w:line="240" w:lineRule="auto"/>
        <w:rPr>
          <w:rFonts w:ascii="宋体" w:eastAsia="宋体"/>
          <w:sz w:val="40"/>
        </w:rPr>
      </w:pPr>
      <w:r>
        <w:rPr>
          <w:rFonts w:ascii="宋体" w:eastAsia="宋体" w:hint="eastAsia"/>
          <w:b w:val="0"/>
          <w:sz w:val="42"/>
        </w:rPr>
        <w:lastRenderedPageBreak/>
        <w:t>权</w:t>
      </w:r>
      <w:r>
        <w:rPr>
          <w:rFonts w:ascii="宋体" w:eastAsia="宋体"/>
          <w:b w:val="0"/>
          <w:sz w:val="42"/>
        </w:rPr>
        <w:t xml:space="preserve">    </w:t>
      </w:r>
      <w:r>
        <w:rPr>
          <w:rFonts w:ascii="宋体" w:eastAsia="宋体" w:hint="eastAsia"/>
          <w:b w:val="0"/>
          <w:sz w:val="42"/>
        </w:rPr>
        <w:t>利</w:t>
      </w:r>
      <w:r>
        <w:rPr>
          <w:rFonts w:ascii="宋体" w:eastAsia="宋体"/>
          <w:b w:val="0"/>
          <w:sz w:val="42"/>
        </w:rPr>
        <w:t xml:space="preserve">    </w:t>
      </w:r>
      <w:r>
        <w:rPr>
          <w:rFonts w:ascii="宋体" w:eastAsia="宋体" w:hint="eastAsia"/>
          <w:b w:val="0"/>
          <w:sz w:val="42"/>
        </w:rPr>
        <w:t>要</w:t>
      </w:r>
      <w:r>
        <w:rPr>
          <w:rFonts w:ascii="宋体" w:eastAsia="宋体"/>
          <w:b w:val="0"/>
          <w:sz w:val="42"/>
        </w:rPr>
        <w:t xml:space="preserve">    </w:t>
      </w:r>
      <w:r>
        <w:rPr>
          <w:rFonts w:ascii="宋体" w:eastAsia="宋体" w:hint="eastAsia"/>
          <w:b w:val="0"/>
          <w:sz w:val="42"/>
        </w:rPr>
        <w:t>求</w:t>
      </w:r>
      <w:r>
        <w:rPr>
          <w:rFonts w:ascii="宋体" w:eastAsia="宋体"/>
          <w:b w:val="0"/>
          <w:sz w:val="42"/>
        </w:rPr>
        <w:t xml:space="preserve">    </w:t>
      </w:r>
      <w:r>
        <w:rPr>
          <w:rFonts w:ascii="宋体" w:eastAsia="宋体" w:hint="eastAsia"/>
          <w:b w:val="0"/>
          <w:sz w:val="42"/>
        </w:rPr>
        <w:t>书</w:t>
      </w:r>
    </w:p>
    <w:p w:rsidR="003D5B5C" w:rsidRDefault="003D5B5C">
      <w:pPr>
        <w:spacing w:line="480" w:lineRule="exact"/>
        <w:ind w:firstLine="567"/>
      </w:pPr>
    </w:p>
    <w:p w:rsidR="003D5B5C" w:rsidRDefault="00FF38C1">
      <w:pPr>
        <w:spacing w:line="480" w:lineRule="atLeast"/>
        <w:ind w:firstLineChars="200" w:firstLine="520"/>
        <w:textAlignment w:val="center"/>
        <w:rPr>
          <w:rFonts w:hAnsi="宋体"/>
          <w:sz w:val="26"/>
          <w:szCs w:val="26"/>
        </w:rPr>
      </w:pPr>
      <w:r>
        <w:rPr>
          <w:sz w:val="26"/>
          <w:szCs w:val="26"/>
        </w:rPr>
        <w:t>1</w:t>
      </w:r>
      <w:r>
        <w:rPr>
          <w:rFonts w:hAnsi="宋体"/>
          <w:sz w:val="26"/>
          <w:szCs w:val="26"/>
        </w:rPr>
        <w:t>．一种</w:t>
      </w:r>
      <w:r>
        <w:rPr>
          <w:rFonts w:hAnsi="宋体" w:hint="eastAsia"/>
          <w:sz w:val="26"/>
          <w:szCs w:val="26"/>
        </w:rPr>
        <w:t>基于人体演示数据采集与时序预测的灵巧手控制方法</w:t>
      </w:r>
      <w:r>
        <w:rPr>
          <w:rFonts w:hAnsi="宋体"/>
          <w:sz w:val="26"/>
          <w:szCs w:val="26"/>
        </w:rPr>
        <w:t>，其特征在于，包括如下步骤：</w:t>
      </w:r>
    </w:p>
    <w:p w:rsidR="003D5B5C" w:rsidRDefault="00FF38C1">
      <w:pPr>
        <w:spacing w:line="480" w:lineRule="atLeast"/>
        <w:ind w:firstLineChars="200" w:firstLine="520"/>
        <w:textAlignment w:val="center"/>
        <w:rPr>
          <w:rFonts w:hAnsi="宋体"/>
          <w:sz w:val="26"/>
          <w:szCs w:val="26"/>
        </w:rPr>
      </w:pPr>
      <w:proofErr w:type="gramStart"/>
      <w:r>
        <w:rPr>
          <w:rFonts w:hAnsi="宋体" w:hint="eastAsia"/>
          <w:sz w:val="26"/>
          <w:szCs w:val="26"/>
        </w:rPr>
        <w:t>利用数采手套</w:t>
      </w:r>
      <w:proofErr w:type="gramEnd"/>
      <w:r>
        <w:rPr>
          <w:rFonts w:hAnsi="宋体" w:hint="eastAsia"/>
          <w:sz w:val="26"/>
          <w:szCs w:val="26"/>
        </w:rPr>
        <w:t>采集操作人员执行目标动作时的时间序列数据，形成演示数据集，其中，所述时间序列数据包括</w:t>
      </w:r>
      <w:proofErr w:type="gramStart"/>
      <w:r>
        <w:rPr>
          <w:rFonts w:hAnsi="宋体" w:hint="eastAsia"/>
          <w:sz w:val="26"/>
          <w:szCs w:val="26"/>
        </w:rPr>
        <w:t>按时间戳对齐</w:t>
      </w:r>
      <w:proofErr w:type="gramEnd"/>
      <w:r>
        <w:rPr>
          <w:rFonts w:hAnsi="宋体" w:hint="eastAsia"/>
          <w:sz w:val="26"/>
          <w:szCs w:val="26"/>
        </w:rPr>
        <w:t>的运动学数据和动力学数据；</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构建策略函数，所述策略函数被配置为以过去</w:t>
      </w:r>
      <w:r>
        <w:rPr>
          <w:rFonts w:hAnsi="宋体" w:hint="eastAsia"/>
          <w:sz w:val="26"/>
          <w:szCs w:val="26"/>
        </w:rPr>
        <w:t>K</w:t>
      </w:r>
      <w:r>
        <w:rPr>
          <w:rFonts w:hAnsi="宋体" w:hint="eastAsia"/>
          <w:sz w:val="26"/>
          <w:szCs w:val="26"/>
        </w:rPr>
        <w:t>帧的运动学历史状态和动力学历史状态为输入，推理得到未来至少一帧的动作指令，所述动作指令为包括位置与力的复合控制指令；</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当所述策略函数为可学习模型时，利用所述演示数据集并基于动力学一致性损失项进行训练，学习动作轨迹与接触力演化规律；当所述策略函数为物理模型时，</w:t>
      </w:r>
      <w:r>
        <w:rPr>
          <w:rFonts w:hAnsi="宋体" w:hint="eastAsia"/>
          <w:sz w:val="26"/>
          <w:szCs w:val="26"/>
        </w:rPr>
        <w:t>通过参数辨识得到动力学参数；</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在线运行时，实时获取灵巧手的历史多模态序列，利用所述策略函数生成目标动作指令；</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通过力</w:t>
      </w:r>
      <w:r>
        <w:rPr>
          <w:rFonts w:hAnsi="宋体" w:hint="eastAsia"/>
          <w:sz w:val="26"/>
          <w:szCs w:val="26"/>
        </w:rPr>
        <w:t>-</w:t>
      </w:r>
      <w:r>
        <w:rPr>
          <w:rFonts w:hAnsi="宋体" w:hint="eastAsia"/>
          <w:sz w:val="26"/>
          <w:szCs w:val="26"/>
        </w:rPr>
        <w:t>位协同重定向，将所述目标动作指令映射为适配当前灵巧手硬件的关节空间控制输入；</w:t>
      </w:r>
    </w:p>
    <w:p w:rsidR="003D5B5C" w:rsidRDefault="00FF38C1">
      <w:pPr>
        <w:spacing w:line="480" w:lineRule="atLeast"/>
        <w:ind w:firstLineChars="200" w:firstLine="520"/>
        <w:textAlignment w:val="center"/>
        <w:rPr>
          <w:sz w:val="26"/>
          <w:szCs w:val="26"/>
        </w:rPr>
      </w:pPr>
      <w:r>
        <w:rPr>
          <w:rFonts w:hAnsi="宋体" w:hint="eastAsia"/>
          <w:sz w:val="26"/>
          <w:szCs w:val="26"/>
        </w:rPr>
        <w:t>根据所述关节空间控制输入驱动灵巧手，模仿所述操作人员的动作并复现接触力。</w:t>
      </w:r>
    </w:p>
    <w:p w:rsidR="003D5B5C" w:rsidRDefault="00FF38C1">
      <w:pPr>
        <w:spacing w:line="480" w:lineRule="atLeast"/>
        <w:ind w:firstLineChars="200" w:firstLine="520"/>
        <w:textAlignment w:val="center"/>
        <w:rPr>
          <w:rFonts w:hAnsi="宋体"/>
          <w:sz w:val="26"/>
          <w:szCs w:val="26"/>
        </w:rPr>
      </w:pPr>
      <w:r>
        <w:rPr>
          <w:sz w:val="26"/>
          <w:szCs w:val="26"/>
        </w:rPr>
        <w:t>2</w:t>
      </w:r>
      <w:r>
        <w:rPr>
          <w:rFonts w:hAnsi="宋体"/>
          <w:sz w:val="26"/>
          <w:szCs w:val="26"/>
        </w:rPr>
        <w:t>．根据权利要求</w:t>
      </w:r>
      <w:r>
        <w:rPr>
          <w:sz w:val="26"/>
          <w:szCs w:val="26"/>
        </w:rPr>
        <w:t>1</w:t>
      </w:r>
      <w:r>
        <w:rPr>
          <w:rFonts w:hAnsi="宋体"/>
          <w:sz w:val="26"/>
          <w:szCs w:val="26"/>
        </w:rPr>
        <w:t>所述的一种</w:t>
      </w:r>
      <w:r>
        <w:rPr>
          <w:rFonts w:hAnsi="宋体" w:hint="eastAsia"/>
          <w:sz w:val="26"/>
          <w:szCs w:val="26"/>
        </w:rPr>
        <w:t>基于人体演示数据采集与时序预测的灵巧手控制方法</w:t>
      </w:r>
      <w:r>
        <w:rPr>
          <w:rFonts w:hAnsi="宋体"/>
          <w:sz w:val="26"/>
          <w:szCs w:val="26"/>
        </w:rPr>
        <w:t>，其特征在于，</w:t>
      </w:r>
      <w:r>
        <w:rPr>
          <w:rFonts w:hAnsi="宋体" w:hint="eastAsia"/>
          <w:sz w:val="26"/>
          <w:szCs w:val="26"/>
        </w:rPr>
        <w:t>当所述策略函数为可学习模型时，包括：</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将触觉模态数据、关节角与手腕位姿数据以及视觉观测特征融合为统一的多模态状态表示；</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基于历史多模态状态序列和历史动作序</w:t>
      </w:r>
      <w:r>
        <w:rPr>
          <w:rFonts w:hAnsi="宋体" w:hint="eastAsia"/>
          <w:sz w:val="26"/>
          <w:szCs w:val="26"/>
        </w:rPr>
        <w:t>列，自回归预测未来</w:t>
      </w:r>
      <w:r>
        <w:rPr>
          <w:rFonts w:hAnsi="宋体" w:hint="eastAsia"/>
          <w:sz w:val="26"/>
          <w:szCs w:val="26"/>
        </w:rPr>
        <w:t>H</w:t>
      </w:r>
      <w:r>
        <w:rPr>
          <w:rFonts w:hAnsi="宋体" w:hint="eastAsia"/>
          <w:sz w:val="26"/>
          <w:szCs w:val="26"/>
        </w:rPr>
        <w:t>步的状态序列与动作建议；</w:t>
      </w:r>
    </w:p>
    <w:p w:rsidR="003D5B5C" w:rsidRDefault="00FF38C1">
      <w:pPr>
        <w:spacing w:line="480" w:lineRule="atLeast"/>
        <w:ind w:firstLineChars="200" w:firstLine="520"/>
        <w:textAlignment w:val="center"/>
        <w:rPr>
          <w:sz w:val="26"/>
          <w:szCs w:val="26"/>
        </w:rPr>
      </w:pPr>
      <w:r>
        <w:rPr>
          <w:rFonts w:hAnsi="宋体" w:hint="eastAsia"/>
          <w:sz w:val="26"/>
          <w:szCs w:val="26"/>
        </w:rPr>
        <w:t>在所述可学习模型的训练过程中，采用包括动作预测损失和动力学一致性损失的总损失函数进行优化，其中，所述动力学一致性损失通过比较预测接触力与</w:t>
      </w:r>
      <w:proofErr w:type="gramStart"/>
      <w:r>
        <w:rPr>
          <w:rFonts w:hAnsi="宋体" w:hint="eastAsia"/>
          <w:sz w:val="26"/>
          <w:szCs w:val="26"/>
        </w:rPr>
        <w:t>所述数采手套</w:t>
      </w:r>
      <w:proofErr w:type="gramEnd"/>
      <w:r>
        <w:rPr>
          <w:rFonts w:hAnsi="宋体" w:hint="eastAsia"/>
          <w:sz w:val="26"/>
          <w:szCs w:val="26"/>
        </w:rPr>
        <w:t>记录的真实</w:t>
      </w:r>
      <w:commentRangeStart w:id="0"/>
      <w:commentRangeStart w:id="1"/>
      <w:del w:id="2" w:author="LYS-PC" w:date="2026-05-12T10:03:00Z">
        <w:r w:rsidDel="00FF38C1">
          <w:rPr>
            <w:rFonts w:hAnsi="宋体" w:hint="eastAsia"/>
            <w:sz w:val="26"/>
            <w:szCs w:val="26"/>
          </w:rPr>
          <w:delText>压力</w:delText>
        </w:r>
      </w:del>
      <w:ins w:id="3" w:author="LYS-PC" w:date="2026-05-12T10:03:00Z">
        <w:r>
          <w:rPr>
            <w:rFonts w:hAnsi="宋体" w:hint="eastAsia"/>
            <w:sz w:val="26"/>
            <w:szCs w:val="26"/>
          </w:rPr>
          <w:t>接触力</w:t>
        </w:r>
      </w:ins>
      <w:r>
        <w:rPr>
          <w:rFonts w:hAnsi="宋体" w:hint="eastAsia"/>
          <w:sz w:val="26"/>
          <w:szCs w:val="26"/>
        </w:rPr>
        <w:t>值</w:t>
      </w:r>
      <w:commentRangeEnd w:id="0"/>
      <w:r>
        <w:commentReference w:id="0"/>
      </w:r>
      <w:commentRangeEnd w:id="1"/>
      <w:r>
        <w:rPr>
          <w:rStyle w:val="aa"/>
        </w:rPr>
        <w:commentReference w:id="1"/>
      </w:r>
      <w:r>
        <w:rPr>
          <w:rFonts w:hAnsi="宋体" w:hint="eastAsia"/>
          <w:sz w:val="26"/>
          <w:szCs w:val="26"/>
        </w:rPr>
        <w:t>之间的差异，使得所述策略函数学习受力转折点和</w:t>
      </w:r>
      <w:proofErr w:type="gramStart"/>
      <w:r>
        <w:rPr>
          <w:rFonts w:hAnsi="宋体" w:hint="eastAsia"/>
          <w:sz w:val="26"/>
          <w:szCs w:val="26"/>
        </w:rPr>
        <w:t>稳定抓持逻辑</w:t>
      </w:r>
      <w:proofErr w:type="gramEnd"/>
      <w:r>
        <w:rPr>
          <w:rFonts w:hAnsi="宋体" w:hint="eastAsia"/>
          <w:sz w:val="26"/>
          <w:szCs w:val="26"/>
        </w:rPr>
        <w:t>。</w:t>
      </w:r>
    </w:p>
    <w:p w:rsidR="003D5B5C" w:rsidRDefault="00FF38C1">
      <w:pPr>
        <w:spacing w:line="480" w:lineRule="atLeast"/>
        <w:ind w:firstLineChars="200" w:firstLine="520"/>
        <w:textAlignment w:val="center"/>
        <w:rPr>
          <w:sz w:val="26"/>
          <w:szCs w:val="26"/>
        </w:rPr>
      </w:pPr>
      <w:r>
        <w:rPr>
          <w:rFonts w:hint="eastAsia"/>
          <w:sz w:val="26"/>
          <w:szCs w:val="26"/>
        </w:rPr>
        <w:t>3</w:t>
      </w:r>
      <w:r>
        <w:rPr>
          <w:rFonts w:hAnsi="宋体"/>
          <w:sz w:val="26"/>
          <w:szCs w:val="26"/>
        </w:rPr>
        <w:t>．根据权利要求</w:t>
      </w:r>
      <w:r>
        <w:rPr>
          <w:sz w:val="26"/>
          <w:szCs w:val="26"/>
        </w:rPr>
        <w:t>1</w:t>
      </w:r>
      <w:r>
        <w:rPr>
          <w:rFonts w:hAnsi="宋体"/>
          <w:sz w:val="26"/>
          <w:szCs w:val="26"/>
        </w:rPr>
        <w:t>所述的一种</w:t>
      </w:r>
      <w:r>
        <w:rPr>
          <w:rFonts w:hAnsi="宋体" w:hint="eastAsia"/>
          <w:sz w:val="26"/>
          <w:szCs w:val="26"/>
        </w:rPr>
        <w:t>基于人体演示数据采集与时序预测的灵巧手控</w:t>
      </w:r>
      <w:r>
        <w:rPr>
          <w:rFonts w:hAnsi="宋体" w:hint="eastAsia"/>
          <w:sz w:val="26"/>
          <w:szCs w:val="26"/>
        </w:rPr>
        <w:lastRenderedPageBreak/>
        <w:t>制方法</w:t>
      </w:r>
      <w:r>
        <w:rPr>
          <w:rFonts w:hAnsi="宋体"/>
          <w:sz w:val="26"/>
          <w:szCs w:val="26"/>
        </w:rPr>
        <w:t>，其特征在于，</w:t>
      </w:r>
      <w:r>
        <w:rPr>
          <w:rFonts w:hAnsi="宋体" w:hint="eastAsia"/>
          <w:sz w:val="26"/>
          <w:szCs w:val="26"/>
        </w:rPr>
        <w:t>当所述策略函数为物理模型时，</w:t>
      </w:r>
      <w:r>
        <w:rPr>
          <w:rFonts w:hAnsi="宋体"/>
          <w:sz w:val="26"/>
          <w:szCs w:val="26"/>
        </w:rPr>
        <w:t>基于灵巧手的动力学模型，并采用阻抗控制、导纳控制、力</w:t>
      </w:r>
      <w:r>
        <w:rPr>
          <w:rFonts w:hAnsi="宋体"/>
          <w:sz w:val="26"/>
          <w:szCs w:val="26"/>
        </w:rPr>
        <w:t>/</w:t>
      </w:r>
      <w:r>
        <w:rPr>
          <w:rFonts w:hAnsi="宋体"/>
          <w:sz w:val="26"/>
          <w:szCs w:val="26"/>
        </w:rPr>
        <w:t>位混合控制中的至少一种，根据所述历史状态中的期望轨迹和接触力反馈，</w:t>
      </w:r>
      <w:r>
        <w:rPr>
          <w:rFonts w:hAnsi="宋体"/>
          <w:sz w:val="26"/>
          <w:szCs w:val="26"/>
        </w:rPr>
        <w:t>实时生成满足力</w:t>
      </w:r>
      <w:r>
        <w:rPr>
          <w:rFonts w:hAnsi="宋体"/>
          <w:sz w:val="26"/>
          <w:szCs w:val="26"/>
        </w:rPr>
        <w:t>/</w:t>
      </w:r>
      <w:r>
        <w:rPr>
          <w:rFonts w:hAnsi="宋体"/>
          <w:sz w:val="26"/>
          <w:szCs w:val="26"/>
        </w:rPr>
        <w:t>位复合控制要求的力矩指令。</w:t>
      </w:r>
    </w:p>
    <w:p w:rsidR="003D5B5C" w:rsidRDefault="00FF38C1">
      <w:pPr>
        <w:spacing w:line="480" w:lineRule="atLeast"/>
        <w:ind w:firstLineChars="200" w:firstLine="520"/>
        <w:textAlignment w:val="center"/>
        <w:rPr>
          <w:rFonts w:hAnsi="宋体"/>
          <w:sz w:val="26"/>
          <w:szCs w:val="26"/>
        </w:rPr>
      </w:pPr>
      <w:r>
        <w:rPr>
          <w:rFonts w:hint="eastAsia"/>
          <w:sz w:val="26"/>
          <w:szCs w:val="26"/>
        </w:rPr>
        <w:t>4</w:t>
      </w:r>
      <w:r>
        <w:rPr>
          <w:rFonts w:hAnsi="宋体"/>
          <w:sz w:val="26"/>
          <w:szCs w:val="26"/>
        </w:rPr>
        <w:t>．根据权利要求</w:t>
      </w:r>
      <w:r>
        <w:rPr>
          <w:sz w:val="26"/>
          <w:szCs w:val="26"/>
        </w:rPr>
        <w:t>1</w:t>
      </w:r>
      <w:r>
        <w:rPr>
          <w:rFonts w:hAnsi="宋体"/>
          <w:sz w:val="26"/>
          <w:szCs w:val="26"/>
        </w:rPr>
        <w:t>所述的一种</w:t>
      </w:r>
      <w:r>
        <w:rPr>
          <w:rFonts w:hAnsi="宋体" w:hint="eastAsia"/>
          <w:sz w:val="26"/>
          <w:szCs w:val="26"/>
        </w:rPr>
        <w:t>基于人体演示数据采集与时序预测的灵巧手控制方法</w:t>
      </w:r>
      <w:r>
        <w:rPr>
          <w:rFonts w:hAnsi="宋体"/>
          <w:sz w:val="26"/>
          <w:szCs w:val="26"/>
        </w:rPr>
        <w:t>，其特征在于，所述</w:t>
      </w:r>
      <w:r>
        <w:rPr>
          <w:rFonts w:hAnsi="宋体" w:hint="eastAsia"/>
          <w:sz w:val="26"/>
          <w:szCs w:val="26"/>
        </w:rPr>
        <w:t>力</w:t>
      </w:r>
      <w:r>
        <w:rPr>
          <w:rFonts w:hAnsi="宋体" w:hint="eastAsia"/>
          <w:sz w:val="26"/>
          <w:szCs w:val="26"/>
        </w:rPr>
        <w:t>-</w:t>
      </w:r>
      <w:r>
        <w:rPr>
          <w:rFonts w:hAnsi="宋体" w:hint="eastAsia"/>
          <w:sz w:val="26"/>
          <w:szCs w:val="26"/>
        </w:rPr>
        <w:t>位协同重定向的过程包括如下步骤：</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将人手运动学数据和动力学数据抽象为硬件无关的指尖力旋量和运动旋量表示，定义基于压力阈值的指尖接触状态标志；</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基于归一化坐标和非线性缩放函数，将人手指尖的位置与姿态映射至灵巧手的工作空间，生成灵巧手可达的目标指尖位姿；</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根据物体动力学方程计算任务所需合力旋量，以及从人手演示数据中提取的</w:t>
      </w:r>
      <w:proofErr w:type="gramStart"/>
      <w:r>
        <w:rPr>
          <w:rFonts w:hAnsi="宋体" w:hint="eastAsia"/>
          <w:sz w:val="26"/>
          <w:szCs w:val="26"/>
        </w:rPr>
        <w:t>力分配</w:t>
      </w:r>
      <w:proofErr w:type="gramEnd"/>
      <w:r>
        <w:rPr>
          <w:rFonts w:hAnsi="宋体" w:hint="eastAsia"/>
          <w:sz w:val="26"/>
          <w:szCs w:val="26"/>
        </w:rPr>
        <w:t>比例，将所述合力旋量分解为灵巧手各指尖的目标接触力；</w:t>
      </w:r>
    </w:p>
    <w:p w:rsidR="003D5B5C" w:rsidRDefault="00FF38C1">
      <w:pPr>
        <w:spacing w:line="480" w:lineRule="atLeast"/>
        <w:ind w:firstLineChars="200" w:firstLine="520"/>
        <w:textAlignment w:val="center"/>
        <w:rPr>
          <w:sz w:val="26"/>
          <w:szCs w:val="26"/>
        </w:rPr>
      </w:pPr>
      <w:r>
        <w:rPr>
          <w:rFonts w:hAnsi="宋体" w:hint="eastAsia"/>
          <w:sz w:val="26"/>
          <w:szCs w:val="26"/>
        </w:rPr>
        <w:t>利用灵巧手的传感器反馈实时获取实际接触力，计算力跟踪误差并动态修正力映射系数和目标接触力，闭环消除残余误差。</w:t>
      </w:r>
    </w:p>
    <w:p w:rsidR="003D5B5C" w:rsidRDefault="00FF38C1">
      <w:pPr>
        <w:spacing w:line="480" w:lineRule="atLeast"/>
        <w:ind w:firstLineChars="200" w:firstLine="520"/>
        <w:textAlignment w:val="center"/>
        <w:rPr>
          <w:rFonts w:hAnsi="宋体"/>
          <w:sz w:val="26"/>
          <w:szCs w:val="26"/>
        </w:rPr>
      </w:pPr>
      <w:r>
        <w:rPr>
          <w:rFonts w:hint="eastAsia"/>
          <w:sz w:val="26"/>
          <w:szCs w:val="26"/>
        </w:rPr>
        <w:t>5</w:t>
      </w:r>
      <w:r>
        <w:rPr>
          <w:rFonts w:hAnsi="宋体"/>
          <w:sz w:val="26"/>
          <w:szCs w:val="26"/>
        </w:rPr>
        <w:t>．根据权利要求</w:t>
      </w:r>
      <w:r>
        <w:rPr>
          <w:rFonts w:hint="eastAsia"/>
          <w:sz w:val="26"/>
          <w:szCs w:val="26"/>
        </w:rPr>
        <w:t>4</w:t>
      </w:r>
      <w:r>
        <w:rPr>
          <w:rFonts w:hAnsi="宋体"/>
          <w:sz w:val="26"/>
          <w:szCs w:val="26"/>
        </w:rPr>
        <w:t>所述的一种</w:t>
      </w:r>
      <w:r>
        <w:rPr>
          <w:rFonts w:hAnsi="宋体" w:hint="eastAsia"/>
          <w:sz w:val="26"/>
          <w:szCs w:val="26"/>
        </w:rPr>
        <w:t>基于人体演示数据采集与时序预测的灵巧手控制方法</w:t>
      </w:r>
      <w:r>
        <w:rPr>
          <w:rFonts w:hAnsi="宋体"/>
          <w:sz w:val="26"/>
          <w:szCs w:val="26"/>
        </w:rPr>
        <w:t>，其特征在于，所述</w:t>
      </w:r>
      <w:r>
        <w:rPr>
          <w:rFonts w:hAnsi="宋体" w:hint="eastAsia"/>
          <w:sz w:val="26"/>
          <w:szCs w:val="26"/>
        </w:rPr>
        <w:t>将所述合力旋量分解为灵巧手各指尖的目标接触力的过程包括如下步骤：</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基于预先获取的物体质量、惯量和摩擦信息，通过</w:t>
      </w:r>
      <w:proofErr w:type="gramStart"/>
      <w:r>
        <w:rPr>
          <w:rFonts w:hAnsi="宋体" w:hint="eastAsia"/>
          <w:sz w:val="26"/>
          <w:szCs w:val="26"/>
        </w:rPr>
        <w:t>牛顿</w:t>
      </w:r>
      <w:r>
        <w:rPr>
          <w:rFonts w:hAnsi="宋体" w:hint="eastAsia"/>
          <w:sz w:val="26"/>
          <w:szCs w:val="26"/>
        </w:rPr>
        <w:t>-</w:t>
      </w:r>
      <w:proofErr w:type="gramEnd"/>
      <w:r>
        <w:rPr>
          <w:rFonts w:hAnsi="宋体" w:hint="eastAsia"/>
          <w:sz w:val="26"/>
          <w:szCs w:val="26"/>
        </w:rPr>
        <w:t>欧拉方程重构操作过程中物体所需的总合力旋量；</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基于预先获取的人手各指尖接触力</w:t>
      </w:r>
      <w:proofErr w:type="gramStart"/>
      <w:r>
        <w:rPr>
          <w:rFonts w:hAnsi="宋体" w:hint="eastAsia"/>
          <w:sz w:val="26"/>
          <w:szCs w:val="26"/>
        </w:rPr>
        <w:t>的模长占</w:t>
      </w:r>
      <w:proofErr w:type="gramEnd"/>
      <w:r>
        <w:rPr>
          <w:rFonts w:hAnsi="宋体" w:hint="eastAsia"/>
          <w:sz w:val="26"/>
          <w:szCs w:val="26"/>
        </w:rPr>
        <w:t>比，计算</w:t>
      </w:r>
      <w:proofErr w:type="gramStart"/>
      <w:r>
        <w:rPr>
          <w:rFonts w:hAnsi="宋体" w:hint="eastAsia"/>
          <w:sz w:val="26"/>
          <w:szCs w:val="26"/>
        </w:rPr>
        <w:t>力分配</w:t>
      </w:r>
      <w:proofErr w:type="gramEnd"/>
      <w:r>
        <w:rPr>
          <w:rFonts w:hAnsi="宋体" w:hint="eastAsia"/>
          <w:sz w:val="26"/>
          <w:szCs w:val="26"/>
        </w:rPr>
        <w:t>比例向量，所述分配比例向量编码了操作者的</w:t>
      </w:r>
      <w:proofErr w:type="gramStart"/>
      <w:r>
        <w:rPr>
          <w:rFonts w:hAnsi="宋体" w:hint="eastAsia"/>
          <w:sz w:val="26"/>
          <w:szCs w:val="26"/>
        </w:rPr>
        <w:t>力分配</w:t>
      </w:r>
      <w:proofErr w:type="gramEnd"/>
      <w:r>
        <w:rPr>
          <w:rFonts w:hAnsi="宋体" w:hint="eastAsia"/>
          <w:sz w:val="26"/>
          <w:szCs w:val="26"/>
        </w:rPr>
        <w:t>策略；</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根据所述</w:t>
      </w:r>
      <w:proofErr w:type="gramStart"/>
      <w:r>
        <w:rPr>
          <w:rFonts w:hAnsi="宋体" w:hint="eastAsia"/>
          <w:sz w:val="26"/>
          <w:szCs w:val="26"/>
        </w:rPr>
        <w:t>力分配</w:t>
      </w:r>
      <w:proofErr w:type="gramEnd"/>
      <w:r>
        <w:rPr>
          <w:rFonts w:hAnsi="宋体" w:hint="eastAsia"/>
          <w:sz w:val="26"/>
          <w:szCs w:val="26"/>
        </w:rPr>
        <w:t>比例将所述总合力旋量分配至灵巧手各指尖，于指尖接触面法向生成目标接触力；</w:t>
      </w:r>
    </w:p>
    <w:p w:rsidR="003D5B5C" w:rsidRDefault="00FF38C1">
      <w:pPr>
        <w:spacing w:line="480" w:lineRule="atLeast"/>
        <w:ind w:firstLineChars="200" w:firstLine="520"/>
        <w:textAlignment w:val="center"/>
        <w:rPr>
          <w:sz w:val="26"/>
          <w:szCs w:val="26"/>
        </w:rPr>
      </w:pPr>
      <w:r>
        <w:rPr>
          <w:rFonts w:hAnsi="宋体" w:hint="eastAsia"/>
          <w:sz w:val="26"/>
          <w:szCs w:val="26"/>
        </w:rPr>
        <w:t>通过灵巧手的雅可比转置和动力学模型，将各指尖的目标力旋量转换为关节空间的力矩指令，实现轨迹跟踪与接触力复现的统一。</w:t>
      </w:r>
    </w:p>
    <w:p w:rsidR="003D5B5C" w:rsidRDefault="00FF38C1">
      <w:pPr>
        <w:spacing w:line="480" w:lineRule="atLeast"/>
        <w:ind w:firstLineChars="200" w:firstLine="520"/>
        <w:textAlignment w:val="center"/>
        <w:rPr>
          <w:rFonts w:hAnsi="宋体"/>
          <w:sz w:val="26"/>
          <w:szCs w:val="26"/>
        </w:rPr>
      </w:pPr>
      <w:r>
        <w:rPr>
          <w:rFonts w:hint="eastAsia"/>
          <w:sz w:val="26"/>
          <w:szCs w:val="26"/>
        </w:rPr>
        <w:t>6</w:t>
      </w:r>
      <w:r>
        <w:rPr>
          <w:rFonts w:hAnsi="宋体"/>
          <w:sz w:val="26"/>
          <w:szCs w:val="26"/>
        </w:rPr>
        <w:t>．根据权利要求</w:t>
      </w:r>
      <w:r>
        <w:rPr>
          <w:rFonts w:hint="eastAsia"/>
          <w:sz w:val="26"/>
          <w:szCs w:val="26"/>
        </w:rPr>
        <w:t>4</w:t>
      </w:r>
      <w:r>
        <w:rPr>
          <w:rFonts w:hAnsi="宋体"/>
          <w:sz w:val="26"/>
          <w:szCs w:val="26"/>
        </w:rPr>
        <w:t>所述的一种</w:t>
      </w:r>
      <w:r>
        <w:rPr>
          <w:rFonts w:hAnsi="宋体" w:hint="eastAsia"/>
          <w:sz w:val="26"/>
          <w:szCs w:val="26"/>
        </w:rPr>
        <w:t>基于人体演示数据采集与时序预测的灵巧手控制方法</w:t>
      </w:r>
      <w:r>
        <w:rPr>
          <w:rFonts w:hAnsi="宋体"/>
          <w:sz w:val="26"/>
          <w:szCs w:val="26"/>
        </w:rPr>
        <w:t>，其特征在于，所述</w:t>
      </w:r>
      <w:r>
        <w:rPr>
          <w:rFonts w:hAnsi="宋体" w:hint="eastAsia"/>
          <w:sz w:val="26"/>
          <w:szCs w:val="26"/>
        </w:rPr>
        <w:t>利用灵巧手的传感器反馈实时获取实际接触力，计算力跟踪误差并动态修正力映射系数和目标接触力的过程包括如下步骤：</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获取</w:t>
      </w:r>
      <w:proofErr w:type="gramStart"/>
      <w:r>
        <w:rPr>
          <w:rFonts w:hAnsi="宋体" w:hint="eastAsia"/>
          <w:sz w:val="26"/>
          <w:szCs w:val="26"/>
        </w:rPr>
        <w:t>灵巧手第</w:t>
      </w:r>
      <w:proofErr w:type="gramEnd"/>
      <w:r>
        <w:rPr>
          <w:rFonts w:hAnsi="宋体" w:hint="eastAsia"/>
          <w:sz w:val="26"/>
          <w:szCs w:val="26"/>
        </w:rPr>
        <w:t>i</w:t>
      </w:r>
      <w:proofErr w:type="gramStart"/>
      <w:r>
        <w:rPr>
          <w:rFonts w:hAnsi="宋体" w:hint="eastAsia"/>
          <w:sz w:val="26"/>
          <w:szCs w:val="26"/>
        </w:rPr>
        <w:t>个</w:t>
      </w:r>
      <w:proofErr w:type="gramEnd"/>
      <w:r>
        <w:rPr>
          <w:rFonts w:hAnsi="宋体" w:hint="eastAsia"/>
          <w:sz w:val="26"/>
          <w:szCs w:val="26"/>
        </w:rPr>
        <w:t>指尖的实际接触力，其中，所述实际接触力通过触觉传感器直接测量或由广义动量观测器基于关节电流</w:t>
      </w:r>
      <w:r>
        <w:rPr>
          <w:rFonts w:hAnsi="宋体" w:hint="eastAsia"/>
          <w:sz w:val="26"/>
          <w:szCs w:val="26"/>
        </w:rPr>
        <w:t>/</w:t>
      </w:r>
      <w:r>
        <w:rPr>
          <w:rFonts w:hAnsi="宋体" w:hint="eastAsia"/>
          <w:sz w:val="26"/>
          <w:szCs w:val="26"/>
        </w:rPr>
        <w:t>力矩信号在线估计获得；</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计算所述目标接触力与所述实际接触力之间的力跟踪误差；</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lastRenderedPageBreak/>
        <w:t>依据自适应更新</w:t>
      </w:r>
      <w:proofErr w:type="gramStart"/>
      <w:r>
        <w:rPr>
          <w:rFonts w:hAnsi="宋体" w:hint="eastAsia"/>
          <w:sz w:val="26"/>
          <w:szCs w:val="26"/>
        </w:rPr>
        <w:t>律调整</w:t>
      </w:r>
      <w:proofErr w:type="gramEnd"/>
      <w:r>
        <w:rPr>
          <w:rFonts w:hAnsi="宋体" w:hint="eastAsia"/>
          <w:sz w:val="26"/>
          <w:szCs w:val="26"/>
        </w:rPr>
        <w:t>当前指尖对应的压力</w:t>
      </w:r>
      <w:r>
        <w:rPr>
          <w:rFonts w:hAnsi="宋体" w:hint="eastAsia"/>
          <w:sz w:val="26"/>
          <w:szCs w:val="26"/>
        </w:rPr>
        <w:t>-</w:t>
      </w:r>
      <w:r>
        <w:rPr>
          <w:rFonts w:hAnsi="宋体" w:hint="eastAsia"/>
          <w:sz w:val="26"/>
          <w:szCs w:val="26"/>
        </w:rPr>
        <w:t>力转换校正系数，并利用校正后的系数重新确定所述目标接触力；</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根据</w:t>
      </w:r>
      <w:r>
        <w:rPr>
          <w:rFonts w:hAnsi="宋体" w:hint="eastAsia"/>
          <w:sz w:val="26"/>
          <w:szCs w:val="26"/>
        </w:rPr>
        <w:t>所述力跟踪误差对阻抗控制或导纳控制中的刚度参数进行自适应在线更新。</w:t>
      </w:r>
    </w:p>
    <w:p w:rsidR="003D5B5C" w:rsidRDefault="00FF38C1">
      <w:pPr>
        <w:spacing w:line="480" w:lineRule="atLeast"/>
        <w:ind w:firstLineChars="200" w:firstLine="520"/>
        <w:textAlignment w:val="center"/>
        <w:rPr>
          <w:rFonts w:hAnsi="宋体"/>
          <w:sz w:val="26"/>
          <w:szCs w:val="26"/>
        </w:rPr>
      </w:pPr>
      <w:r>
        <w:rPr>
          <w:rFonts w:hint="eastAsia"/>
          <w:sz w:val="26"/>
          <w:szCs w:val="26"/>
        </w:rPr>
        <w:t>7</w:t>
      </w:r>
      <w:r>
        <w:rPr>
          <w:rFonts w:hAnsi="宋体"/>
          <w:sz w:val="26"/>
          <w:szCs w:val="26"/>
        </w:rPr>
        <w:t>．根据权利要求</w:t>
      </w:r>
      <w:r>
        <w:rPr>
          <w:sz w:val="26"/>
          <w:szCs w:val="26"/>
        </w:rPr>
        <w:t>1</w:t>
      </w:r>
      <w:r>
        <w:rPr>
          <w:rFonts w:hAnsi="宋体"/>
          <w:sz w:val="26"/>
          <w:szCs w:val="26"/>
        </w:rPr>
        <w:t>所述的一种</w:t>
      </w:r>
      <w:r>
        <w:rPr>
          <w:rFonts w:hAnsi="宋体" w:hint="eastAsia"/>
          <w:sz w:val="26"/>
          <w:szCs w:val="26"/>
        </w:rPr>
        <w:t>基于人体演示数据采集与时序预测的灵巧手控制方法</w:t>
      </w:r>
      <w:r>
        <w:rPr>
          <w:rFonts w:hAnsi="宋体"/>
          <w:sz w:val="26"/>
          <w:szCs w:val="26"/>
        </w:rPr>
        <w:t>，其特征在于，</w:t>
      </w:r>
    </w:p>
    <w:p w:rsidR="003D5B5C" w:rsidRDefault="00FF38C1">
      <w:pPr>
        <w:spacing w:line="480" w:lineRule="atLeast"/>
        <w:ind w:firstLineChars="200" w:firstLine="520"/>
        <w:textAlignment w:val="center"/>
        <w:rPr>
          <w:rFonts w:hAnsi="宋体"/>
          <w:sz w:val="26"/>
          <w:szCs w:val="26"/>
        </w:rPr>
      </w:pPr>
      <w:r>
        <w:rPr>
          <w:rFonts w:hAnsi="宋体"/>
          <w:sz w:val="26"/>
          <w:szCs w:val="26"/>
        </w:rPr>
        <w:t>所述</w:t>
      </w:r>
      <w:r>
        <w:rPr>
          <w:rFonts w:hAnsi="宋体" w:hint="eastAsia"/>
          <w:sz w:val="26"/>
          <w:szCs w:val="26"/>
        </w:rPr>
        <w:t>运动学数据包括：大拇指、食指、中指、无名指及小指的掌指关节</w:t>
      </w:r>
      <w:r>
        <w:rPr>
          <w:rFonts w:hAnsi="宋体" w:hint="eastAsia"/>
          <w:sz w:val="26"/>
          <w:szCs w:val="26"/>
        </w:rPr>
        <w:t>与近端指间关节的弯曲角度、部分关节的侧摆角度，以及通过手背</w:t>
      </w:r>
      <w:r>
        <w:rPr>
          <w:rFonts w:hAnsi="宋体" w:hint="eastAsia"/>
          <w:sz w:val="26"/>
          <w:szCs w:val="26"/>
        </w:rPr>
        <w:t>IMU</w:t>
      </w:r>
      <w:r>
        <w:rPr>
          <w:rFonts w:hAnsi="宋体" w:hint="eastAsia"/>
          <w:sz w:val="26"/>
          <w:szCs w:val="26"/>
        </w:rPr>
        <w:t>采集的手掌三维欧拉角、手腕的三轴角速度和手腕的三轴加速度；</w:t>
      </w:r>
    </w:p>
    <w:p w:rsidR="003D5B5C" w:rsidRDefault="00FF38C1">
      <w:pPr>
        <w:spacing w:line="480" w:lineRule="atLeast"/>
        <w:ind w:firstLineChars="200" w:firstLine="520"/>
        <w:textAlignment w:val="center"/>
        <w:rPr>
          <w:sz w:val="26"/>
          <w:szCs w:val="26"/>
        </w:rPr>
      </w:pPr>
      <w:r>
        <w:rPr>
          <w:rFonts w:hAnsi="宋体" w:hint="eastAsia"/>
          <w:sz w:val="26"/>
          <w:szCs w:val="26"/>
        </w:rPr>
        <w:t>所述动力学数据包括：</w:t>
      </w:r>
      <w:commentRangeStart w:id="4"/>
      <w:commentRangeStart w:id="5"/>
      <w:r>
        <w:rPr>
          <w:rFonts w:hAnsi="宋体" w:hint="eastAsia"/>
          <w:sz w:val="26"/>
          <w:szCs w:val="26"/>
        </w:rPr>
        <w:t>分布在五指指尖的薄膜压力传感器采集的法向</w:t>
      </w:r>
      <w:ins w:id="6" w:author="LYS-PC" w:date="2026-05-12T10:04:00Z">
        <w:r>
          <w:rPr>
            <w:rFonts w:hAnsi="宋体" w:hint="eastAsia"/>
            <w:sz w:val="26"/>
            <w:szCs w:val="26"/>
          </w:rPr>
          <w:t>和切向</w:t>
        </w:r>
      </w:ins>
      <w:r>
        <w:rPr>
          <w:rFonts w:hAnsi="宋体" w:hint="eastAsia"/>
          <w:sz w:val="26"/>
          <w:szCs w:val="26"/>
        </w:rPr>
        <w:t>接触压力值、手掌心区域的关键受力点压力</w:t>
      </w:r>
      <w:commentRangeEnd w:id="4"/>
      <w:r>
        <w:commentReference w:id="4"/>
      </w:r>
      <w:commentRangeEnd w:id="5"/>
      <w:r>
        <w:rPr>
          <w:rStyle w:val="aa"/>
        </w:rPr>
        <w:commentReference w:id="5"/>
      </w:r>
      <w:r>
        <w:rPr>
          <w:rFonts w:hAnsi="宋体" w:hint="eastAsia"/>
          <w:sz w:val="26"/>
          <w:szCs w:val="26"/>
        </w:rPr>
        <w:t>，</w:t>
      </w:r>
      <w:commentRangeStart w:id="7"/>
      <w:commentRangeStart w:id="8"/>
      <w:r>
        <w:rPr>
          <w:rFonts w:hAnsi="宋体" w:hint="eastAsia"/>
          <w:sz w:val="26"/>
          <w:szCs w:val="26"/>
        </w:rPr>
        <w:t>以及</w:t>
      </w:r>
      <w:ins w:id="9" w:author="LYS-PC" w:date="2026-05-12T10:04:00Z">
        <w:r w:rsidRPr="00FF38C1">
          <w:rPr>
            <w:rFonts w:hAnsi="宋体" w:hint="eastAsia"/>
            <w:sz w:val="26"/>
            <w:szCs w:val="26"/>
          </w:rPr>
          <w:t>根据关节运动状态和手部动力学模型估算得到的关节驱动力矩</w:t>
        </w:r>
      </w:ins>
      <w:del w:id="10" w:author="LYS-PC" w:date="2026-05-12T10:04:00Z">
        <w:r w:rsidDel="00FF38C1">
          <w:rPr>
            <w:rFonts w:hAnsi="宋体" w:hint="eastAsia"/>
            <w:sz w:val="26"/>
            <w:szCs w:val="26"/>
          </w:rPr>
          <w:delText>基于关节角度变化率并结合手部动力学模型反解估算出的关节驱动力矩</w:delText>
        </w:r>
      </w:del>
      <w:r>
        <w:rPr>
          <w:rFonts w:hAnsi="宋体" w:hint="eastAsia"/>
          <w:sz w:val="26"/>
          <w:szCs w:val="26"/>
        </w:rPr>
        <w:t>。</w:t>
      </w:r>
      <w:commentRangeEnd w:id="7"/>
      <w:r>
        <w:commentReference w:id="7"/>
      </w:r>
      <w:commentRangeEnd w:id="8"/>
      <w:r>
        <w:rPr>
          <w:rStyle w:val="aa"/>
        </w:rPr>
        <w:commentReference w:id="8"/>
      </w:r>
    </w:p>
    <w:p w:rsidR="003D5B5C" w:rsidRDefault="00FF38C1">
      <w:pPr>
        <w:spacing w:line="480" w:lineRule="atLeast"/>
        <w:ind w:firstLineChars="200" w:firstLine="520"/>
        <w:textAlignment w:val="center"/>
        <w:rPr>
          <w:rFonts w:hAnsi="宋体"/>
          <w:sz w:val="26"/>
          <w:szCs w:val="26"/>
        </w:rPr>
      </w:pPr>
      <w:r>
        <w:rPr>
          <w:rFonts w:hint="eastAsia"/>
          <w:sz w:val="26"/>
          <w:szCs w:val="26"/>
        </w:rPr>
        <w:t>8</w:t>
      </w:r>
      <w:r>
        <w:rPr>
          <w:rFonts w:hAnsi="宋体"/>
          <w:sz w:val="26"/>
          <w:szCs w:val="26"/>
        </w:rPr>
        <w:t>．根据权利要求</w:t>
      </w:r>
      <w:r>
        <w:rPr>
          <w:sz w:val="26"/>
          <w:szCs w:val="26"/>
        </w:rPr>
        <w:t>1</w:t>
      </w:r>
      <w:r>
        <w:rPr>
          <w:rFonts w:hAnsi="宋体"/>
          <w:sz w:val="26"/>
          <w:szCs w:val="26"/>
        </w:rPr>
        <w:t>所述的一种</w:t>
      </w:r>
      <w:r>
        <w:rPr>
          <w:rFonts w:hAnsi="宋体" w:hint="eastAsia"/>
          <w:sz w:val="26"/>
          <w:szCs w:val="26"/>
        </w:rPr>
        <w:t>基于人体演示数据采集与时序预测的灵巧手控制方法</w:t>
      </w:r>
      <w:r>
        <w:rPr>
          <w:rFonts w:hAnsi="宋体"/>
          <w:sz w:val="26"/>
          <w:szCs w:val="26"/>
        </w:rPr>
        <w:t>，其特征在于，对于所述</w:t>
      </w:r>
      <w:r>
        <w:rPr>
          <w:rFonts w:hAnsi="宋体" w:hint="eastAsia"/>
          <w:sz w:val="26"/>
          <w:szCs w:val="26"/>
        </w:rPr>
        <w:t>通过力</w:t>
      </w:r>
      <w:r>
        <w:rPr>
          <w:rFonts w:hAnsi="宋体" w:hint="eastAsia"/>
          <w:sz w:val="26"/>
          <w:szCs w:val="26"/>
        </w:rPr>
        <w:t>-</w:t>
      </w:r>
      <w:r>
        <w:rPr>
          <w:rFonts w:hAnsi="宋体" w:hint="eastAsia"/>
          <w:sz w:val="26"/>
          <w:szCs w:val="26"/>
        </w:rPr>
        <w:t>位协同重定向过程，</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在所述策略函数的构建与训练阶段，将所述演示数据集中的运动学数据和动力学数据转换为与</w:t>
      </w:r>
      <w:r>
        <w:rPr>
          <w:rFonts w:hAnsi="宋体" w:hint="eastAsia"/>
          <w:sz w:val="26"/>
          <w:szCs w:val="26"/>
        </w:rPr>
        <w:t>硬件构型解耦的任务空间监督信号，使所述策略函数学习从历史多模态观测到目标任务空间动作</w:t>
      </w:r>
      <w:r>
        <w:rPr>
          <w:rFonts w:hAnsi="宋体" w:hint="eastAsia"/>
          <w:sz w:val="26"/>
          <w:szCs w:val="26"/>
        </w:rPr>
        <w:t>/</w:t>
      </w:r>
      <w:r>
        <w:rPr>
          <w:rFonts w:hAnsi="宋体" w:hint="eastAsia"/>
          <w:sz w:val="26"/>
          <w:szCs w:val="26"/>
        </w:rPr>
        <w:t>力输出的映射关系；</w:t>
      </w:r>
    </w:p>
    <w:p w:rsidR="003D5B5C" w:rsidRDefault="00FF38C1">
      <w:pPr>
        <w:spacing w:line="480" w:lineRule="atLeast"/>
        <w:ind w:firstLineChars="200" w:firstLine="520"/>
        <w:textAlignment w:val="center"/>
        <w:rPr>
          <w:sz w:val="26"/>
          <w:szCs w:val="26"/>
        </w:rPr>
      </w:pPr>
      <w:r>
        <w:rPr>
          <w:rFonts w:hAnsi="宋体" w:hint="eastAsia"/>
          <w:sz w:val="26"/>
          <w:szCs w:val="26"/>
        </w:rPr>
        <w:t>在执行阶段，将所述策略函数输出的任务空间目标反向投影为当前灵巧手平台的关节位置指令、力矩指令或阻抗控制参数，实现同一份演示</w:t>
      </w:r>
      <w:proofErr w:type="gramStart"/>
      <w:r>
        <w:rPr>
          <w:rFonts w:hAnsi="宋体" w:hint="eastAsia"/>
          <w:sz w:val="26"/>
          <w:szCs w:val="26"/>
        </w:rPr>
        <w:t>数据集经重定向</w:t>
      </w:r>
      <w:proofErr w:type="gramEnd"/>
      <w:r>
        <w:rPr>
          <w:rFonts w:hAnsi="宋体" w:hint="eastAsia"/>
          <w:sz w:val="26"/>
          <w:szCs w:val="26"/>
        </w:rPr>
        <w:t>后，用于</w:t>
      </w:r>
      <w:proofErr w:type="gramStart"/>
      <w:r>
        <w:rPr>
          <w:rFonts w:hAnsi="宋体" w:hint="eastAsia"/>
          <w:sz w:val="26"/>
          <w:szCs w:val="26"/>
        </w:rPr>
        <w:t>不</w:t>
      </w:r>
      <w:proofErr w:type="gramEnd"/>
      <w:r>
        <w:rPr>
          <w:rFonts w:hAnsi="宋体" w:hint="eastAsia"/>
          <w:sz w:val="26"/>
          <w:szCs w:val="26"/>
        </w:rPr>
        <w:t>同构型或不同厂家的灵巧手平台</w:t>
      </w:r>
      <w:r>
        <w:rPr>
          <w:rFonts w:hAnsi="宋体"/>
          <w:sz w:val="26"/>
          <w:szCs w:val="26"/>
        </w:rPr>
        <w:t>。</w:t>
      </w:r>
    </w:p>
    <w:p w:rsidR="003D5B5C" w:rsidRDefault="00FF38C1">
      <w:pPr>
        <w:spacing w:line="480" w:lineRule="atLeast"/>
        <w:ind w:firstLineChars="200" w:firstLine="520"/>
        <w:textAlignment w:val="center"/>
        <w:rPr>
          <w:sz w:val="26"/>
          <w:szCs w:val="26"/>
        </w:rPr>
      </w:pPr>
      <w:r>
        <w:rPr>
          <w:rFonts w:hint="eastAsia"/>
          <w:sz w:val="26"/>
          <w:szCs w:val="26"/>
        </w:rPr>
        <w:t>9</w:t>
      </w:r>
      <w:r>
        <w:rPr>
          <w:rFonts w:hAnsi="宋体"/>
          <w:sz w:val="26"/>
          <w:szCs w:val="26"/>
        </w:rPr>
        <w:t>．根据权利要求</w:t>
      </w:r>
      <w:r>
        <w:rPr>
          <w:sz w:val="26"/>
          <w:szCs w:val="26"/>
        </w:rPr>
        <w:t>1</w:t>
      </w:r>
      <w:r>
        <w:rPr>
          <w:rFonts w:hAnsi="宋体"/>
          <w:sz w:val="26"/>
          <w:szCs w:val="26"/>
        </w:rPr>
        <w:t>所述的一种</w:t>
      </w:r>
      <w:r>
        <w:rPr>
          <w:rFonts w:hAnsi="宋体" w:hint="eastAsia"/>
          <w:sz w:val="26"/>
          <w:szCs w:val="26"/>
        </w:rPr>
        <w:t>基于人体演示数据采集与时序预测的灵巧手控制方法</w:t>
      </w:r>
      <w:r>
        <w:rPr>
          <w:rFonts w:hAnsi="宋体"/>
          <w:sz w:val="26"/>
          <w:szCs w:val="26"/>
        </w:rPr>
        <w:t>，其特征在于，</w:t>
      </w:r>
      <w:r>
        <w:rPr>
          <w:rFonts w:hAnsi="宋体" w:hint="eastAsia"/>
          <w:sz w:val="26"/>
          <w:szCs w:val="26"/>
        </w:rPr>
        <w:t>在执行层采用带约束的逆运动学求解器，将所述力</w:t>
      </w:r>
      <w:r>
        <w:rPr>
          <w:rFonts w:hAnsi="宋体" w:hint="eastAsia"/>
          <w:sz w:val="26"/>
          <w:szCs w:val="26"/>
        </w:rPr>
        <w:t>-</w:t>
      </w:r>
      <w:r>
        <w:rPr>
          <w:rFonts w:hAnsi="宋体" w:hint="eastAsia"/>
          <w:sz w:val="26"/>
          <w:szCs w:val="26"/>
        </w:rPr>
        <w:t>位协同重定向输出的任务空间目标位姿映射到当前灵巧手的关节空间，其中，所述求解器施加的约束包括：</w:t>
      </w:r>
      <w:r>
        <w:rPr>
          <w:rFonts w:hAnsi="宋体" w:hint="eastAsia"/>
          <w:sz w:val="26"/>
          <w:szCs w:val="26"/>
        </w:rPr>
        <w:t>最小关节运动约束以保持运动连续性、关节角度极限与速度限制、关节力矩限制、碰撞回避约束以及构型优化约束。</w:t>
      </w:r>
    </w:p>
    <w:p w:rsidR="003D5B5C" w:rsidRDefault="00FF38C1">
      <w:pPr>
        <w:spacing w:line="480" w:lineRule="atLeast"/>
        <w:ind w:firstLineChars="200" w:firstLine="520"/>
        <w:textAlignment w:val="center"/>
        <w:rPr>
          <w:rFonts w:hAnsi="宋体"/>
          <w:sz w:val="26"/>
          <w:szCs w:val="26"/>
        </w:rPr>
      </w:pPr>
      <w:r>
        <w:rPr>
          <w:sz w:val="26"/>
          <w:szCs w:val="26"/>
        </w:rPr>
        <w:t>1</w:t>
      </w:r>
      <w:r>
        <w:rPr>
          <w:rFonts w:hint="eastAsia"/>
          <w:sz w:val="26"/>
          <w:szCs w:val="26"/>
        </w:rPr>
        <w:t>0</w:t>
      </w:r>
      <w:r>
        <w:rPr>
          <w:rFonts w:hAnsi="宋体"/>
          <w:sz w:val="26"/>
          <w:szCs w:val="26"/>
        </w:rPr>
        <w:t>．一种</w:t>
      </w:r>
      <w:r>
        <w:rPr>
          <w:rFonts w:hAnsi="宋体" w:hint="eastAsia"/>
          <w:sz w:val="26"/>
          <w:szCs w:val="26"/>
        </w:rPr>
        <w:t>基于人体演示数据采集与时序预测的灵巧手控制系统</w:t>
      </w:r>
      <w:r>
        <w:rPr>
          <w:rFonts w:hAnsi="宋体"/>
          <w:sz w:val="26"/>
          <w:szCs w:val="26"/>
        </w:rPr>
        <w:t>，其特征在于，用于实现</w:t>
      </w:r>
      <w:proofErr w:type="gramStart"/>
      <w:r>
        <w:rPr>
          <w:rFonts w:hAnsi="宋体"/>
          <w:sz w:val="26"/>
          <w:szCs w:val="26"/>
        </w:rPr>
        <w:t>如权利</w:t>
      </w:r>
      <w:proofErr w:type="gramEnd"/>
      <w:r>
        <w:rPr>
          <w:rFonts w:hAnsi="宋体"/>
          <w:sz w:val="26"/>
          <w:szCs w:val="26"/>
        </w:rPr>
        <w:t>要求</w:t>
      </w:r>
      <w:r>
        <w:rPr>
          <w:rFonts w:hAnsi="宋体" w:hint="eastAsia"/>
          <w:sz w:val="26"/>
          <w:szCs w:val="26"/>
        </w:rPr>
        <w:t>1-9</w:t>
      </w:r>
      <w:r>
        <w:rPr>
          <w:rFonts w:hAnsi="宋体" w:hint="eastAsia"/>
          <w:sz w:val="26"/>
          <w:szCs w:val="26"/>
        </w:rPr>
        <w:t>任一所述的灵巧手控制方法，系统包括：</w:t>
      </w:r>
    </w:p>
    <w:p w:rsidR="003D5B5C" w:rsidRDefault="00FF38C1">
      <w:pPr>
        <w:spacing w:line="480" w:lineRule="atLeast"/>
        <w:ind w:firstLineChars="200" w:firstLine="520"/>
        <w:textAlignment w:val="center"/>
        <w:rPr>
          <w:kern w:val="0"/>
          <w:sz w:val="26"/>
          <w:szCs w:val="26"/>
        </w:rPr>
      </w:pPr>
      <w:proofErr w:type="gramStart"/>
      <w:r>
        <w:rPr>
          <w:rFonts w:hint="eastAsia"/>
          <w:kern w:val="0"/>
          <w:sz w:val="26"/>
          <w:szCs w:val="26"/>
        </w:rPr>
        <w:t>数采手套</w:t>
      </w:r>
      <w:proofErr w:type="gramEnd"/>
      <w:r>
        <w:rPr>
          <w:rFonts w:hint="eastAsia"/>
          <w:kern w:val="0"/>
          <w:sz w:val="26"/>
          <w:szCs w:val="26"/>
        </w:rPr>
        <w:t>，用于采集操作人员执行目标动作时的运动学数据和动力学数据；</w:t>
      </w:r>
    </w:p>
    <w:p w:rsidR="003D5B5C" w:rsidRDefault="00FF38C1">
      <w:pPr>
        <w:spacing w:line="480" w:lineRule="atLeast"/>
        <w:ind w:firstLineChars="200" w:firstLine="520"/>
        <w:textAlignment w:val="center"/>
        <w:rPr>
          <w:kern w:val="0"/>
          <w:sz w:val="26"/>
          <w:szCs w:val="26"/>
        </w:rPr>
      </w:pPr>
      <w:r>
        <w:rPr>
          <w:rFonts w:hint="eastAsia"/>
          <w:kern w:val="0"/>
          <w:sz w:val="26"/>
          <w:szCs w:val="26"/>
        </w:rPr>
        <w:t>策略函数模块，被配置为以过去</w:t>
      </w:r>
      <w:r>
        <w:rPr>
          <w:rFonts w:hint="eastAsia"/>
          <w:kern w:val="0"/>
          <w:sz w:val="26"/>
          <w:szCs w:val="26"/>
        </w:rPr>
        <w:t>K</w:t>
      </w:r>
      <w:r>
        <w:rPr>
          <w:rFonts w:hint="eastAsia"/>
          <w:kern w:val="0"/>
          <w:sz w:val="26"/>
          <w:szCs w:val="26"/>
        </w:rPr>
        <w:t>帧的历史多模态数据为输入，输出未来至少一帧包含位置与</w:t>
      </w:r>
      <w:proofErr w:type="gramStart"/>
      <w:r>
        <w:rPr>
          <w:rFonts w:hint="eastAsia"/>
          <w:kern w:val="0"/>
          <w:sz w:val="26"/>
          <w:szCs w:val="26"/>
        </w:rPr>
        <w:t>力信息</w:t>
      </w:r>
      <w:proofErr w:type="gramEnd"/>
      <w:r>
        <w:rPr>
          <w:rFonts w:hint="eastAsia"/>
          <w:kern w:val="0"/>
          <w:sz w:val="26"/>
          <w:szCs w:val="26"/>
        </w:rPr>
        <w:t>的目标动作指令，所述策略函数模块为经模仿学习训练的</w:t>
      </w:r>
      <w:r>
        <w:rPr>
          <w:rFonts w:hint="eastAsia"/>
          <w:kern w:val="0"/>
          <w:sz w:val="26"/>
          <w:szCs w:val="26"/>
        </w:rPr>
        <w:lastRenderedPageBreak/>
        <w:t>触觉世界动作模型，或者为基于刚体动力学与阻抗</w:t>
      </w:r>
      <w:r>
        <w:rPr>
          <w:rFonts w:hint="eastAsia"/>
          <w:kern w:val="0"/>
          <w:sz w:val="26"/>
          <w:szCs w:val="26"/>
        </w:rPr>
        <w:t>/</w:t>
      </w:r>
      <w:r>
        <w:rPr>
          <w:rFonts w:hint="eastAsia"/>
          <w:kern w:val="0"/>
          <w:sz w:val="26"/>
          <w:szCs w:val="26"/>
        </w:rPr>
        <w:t>导纳控制的传统控制器；</w:t>
      </w:r>
    </w:p>
    <w:p w:rsidR="003D5B5C" w:rsidRDefault="00FF38C1">
      <w:pPr>
        <w:spacing w:line="480" w:lineRule="atLeast"/>
        <w:ind w:firstLineChars="200" w:firstLine="520"/>
        <w:textAlignment w:val="center"/>
        <w:rPr>
          <w:kern w:val="0"/>
          <w:sz w:val="26"/>
          <w:szCs w:val="26"/>
        </w:rPr>
      </w:pPr>
      <w:r>
        <w:rPr>
          <w:rFonts w:hint="eastAsia"/>
          <w:kern w:val="0"/>
          <w:sz w:val="26"/>
          <w:szCs w:val="26"/>
        </w:rPr>
        <w:t>力</w:t>
      </w:r>
      <w:r>
        <w:rPr>
          <w:rFonts w:hint="eastAsia"/>
          <w:kern w:val="0"/>
          <w:sz w:val="26"/>
          <w:szCs w:val="26"/>
        </w:rPr>
        <w:t>-</w:t>
      </w:r>
      <w:r>
        <w:rPr>
          <w:rFonts w:hint="eastAsia"/>
          <w:kern w:val="0"/>
          <w:sz w:val="26"/>
          <w:szCs w:val="26"/>
        </w:rPr>
        <w:t>位协同重定向模块，与所述策略函数模块连接，用于将所述目标动作指令从任务空间映射为适配目标灵巧手硬件的关节空间控制输入；</w:t>
      </w:r>
    </w:p>
    <w:p w:rsidR="003D5B5C" w:rsidRDefault="00FF38C1">
      <w:pPr>
        <w:spacing w:line="480" w:lineRule="atLeast"/>
        <w:ind w:firstLineChars="200" w:firstLine="520"/>
        <w:textAlignment w:val="center"/>
        <w:rPr>
          <w:kern w:val="0"/>
          <w:sz w:val="26"/>
          <w:szCs w:val="26"/>
        </w:rPr>
      </w:pPr>
      <w:r>
        <w:rPr>
          <w:rFonts w:hint="eastAsia"/>
          <w:kern w:val="0"/>
          <w:sz w:val="26"/>
          <w:szCs w:val="26"/>
        </w:rPr>
        <w:t>控制器，用于根据所述关节空间控制输入驱动所述灵巧手复现所述操作人员的动作，并调节接触力。</w:t>
      </w:r>
    </w:p>
    <w:p>
      <w:pPr>
        <w:spacing w:line="400" w:lineRule="auto"/>
      </w:pPr>
      <w:r>
        <w:rPr>
          <w:sz w:val="21"/>
          <w:szCs w:val="21"/>
          <w:rFonts w:ascii="宋体" w:eastAsia="宋体" w:hAnsi="宋体"/>
        </w:rPr>
        <w:t xml:space="preserve">11．根据权利要求1所述的一种基于人体演示数据采集与时序预测的灵巧手控制方法，其特征在于，所述数采手套集成多路旋转位置传感器和外骨骼舵机角度传感器，所述方法还包括多传感器融合为统一手部运动学状态的步骤，所述融合步骤包括：</w:t>
      </w:r>
    </w:p>
    <w:p>
      <w:pPr>
        <w:spacing w:line="400" w:lineRule="auto"/>
      </w:pPr>
      <w:r>
        <w:rPr>
          <w:sz w:val="21"/>
          <w:szCs w:val="21"/>
          <w:rFonts w:ascii="宋体" w:eastAsia="宋体" w:hAnsi="宋体"/>
        </w:rPr>
        <w:t xml:space="preserve">通过第一组预配置的零位偏移和符号映射参数，将多路旋转位置传感器采集的各指节弯曲角度和侧摆角度转换至目标灵巧手的标准化关节空间，所述第一组参数编码了旋转位置传感器的安装位置、零位偏置和旋转方向与灵巧手关节定义之间的对应关系；</w:t>
      </w:r>
    </w:p>
    <w:p>
      <w:pPr>
        <w:spacing w:line="400" w:lineRule="auto"/>
      </w:pPr>
      <w:r>
        <w:rPr>
          <w:sz w:val="21"/>
          <w:szCs w:val="21"/>
          <w:rFonts w:ascii="宋体" w:eastAsia="宋体" w:hAnsi="宋体"/>
        </w:rPr>
        <w:t xml:space="preserve">通过第二组预配置的零位偏移和符号映射参数，将外骨骼舵机角度传感器采集的掌指关节基底角度转换至标准化关节空间，所述第二组参数编码了外骨骼舵机的安装角度、零位偏置和旋转方向与灵巧手基底关节之间的对应关系；</w:t>
      </w:r>
    </w:p>
    <w:p>
      <w:pPr>
        <w:spacing w:line="400" w:lineRule="auto"/>
      </w:pPr>
      <w:r>
        <w:rPr>
          <w:sz w:val="21"/>
          <w:szCs w:val="21"/>
          <w:rFonts w:ascii="宋体" w:eastAsia="宋体" w:hAnsi="宋体"/>
        </w:rPr>
        <w:t xml:space="preserve">将经所述第一组参数和第二组参数转换后的关节角度矢量按预定义的关节顺序拼接，形成包含五指完整运动学信息的统一手部运动学状态矢量，所述统一手部运动学状态矢量融合了来自旋转位置传感器的指间关节信息和来自外骨骼舵机的掌指基底关节信息，作为所述力-位协同重定向的输入。</w:t>
      </w:r>
    </w:p>
    <w:p>
      <w:pPr>
        <w:spacing w:line="400" w:lineRule="auto"/>
      </w:pPr>
      <w:r>
        <w:rPr>
          <w:sz w:val="21"/>
          <w:szCs w:val="21"/>
          <w:rFonts w:ascii="宋体" w:eastAsia="宋体" w:hAnsi="宋体"/>
        </w:rPr>
        <w:t xml:space="preserve">12．根据权利要求11所述的一种基于人体演示数据采集与时序预测的灵巧手控制方法，其特征在于，根据所述统一手部运动学状态矢量，结合数采手套的掌心坐标系，通过正向运动学计算各指尖相对于掌心坐标系的空间位置和姿态，所述指尖位置和姿态作为任务空间抽象的输入参与后续力-位协同重定向过程。</w:t>
      </w:r>
    </w:p>
    <w:p>
      <w:pPr>
        <w:spacing w:line="400" w:lineRule="auto"/>
      </w:pPr>
      <w:r>
        <w:rPr>
          <w:sz w:val="21"/>
          <w:szCs w:val="21"/>
          <w:rFonts w:ascii="宋体" w:eastAsia="宋体" w:hAnsi="宋体"/>
        </w:rPr>
        <w:t xml:space="preserve">13．根据权利要求11所述的一种基于人体演示数据采集与时序预测的灵巧手控制方法，其特征在于，所述第一组参数和第二组参数的预配置通过离线标定实验确定，包括以下步骤：将数采手套置于一组已知参考手势，记录各通道传感器读数，通过最小二乘拟合确定各通道的零位偏移和符号方向参数，使各关节角度在已知手势下与灵巧手关节空间的标称值一致。</w:t>
      </w:r>
    </w:p>
    <w:p>
      <w:pPr>
        <w:spacing w:line="400" w:lineRule="auto"/>
      </w:pPr>
      <w:r>
        <w:rPr>
          <w:sz w:val="21"/>
          <w:szCs w:val="21"/>
          <w:rFonts w:ascii="宋体" w:eastAsia="宋体" w:hAnsi="宋体"/>
        </w:rPr>
        <w:t xml:space="preserve">14．根据权利要求11所述的一种基于人体演示数据采集与时序预测的灵巧手控制方法，其特征在于，所述数采手套的多路旋转位置传感器和外骨骼舵机角度传感器以并行方式采集，通过UDP协议以固定频率同步发送至主机端，所述第一组参数和第二组参数的映射转换在主机端以流水线方式执行，确保传感器融合过程不增加额外的采样延迟。</w:t>
      </w:r>
    </w:p>
    <w:p w:rsidR="003D5B5C" w:rsidRDefault="003D5B5C">
      <w:pPr>
        <w:spacing w:line="480" w:lineRule="atLeast"/>
        <w:ind w:firstLineChars="200" w:firstLine="520"/>
        <w:textAlignment w:val="center"/>
        <w:rPr>
          <w:kern w:val="0"/>
          <w:sz w:val="26"/>
          <w:szCs w:val="26"/>
        </w:rPr>
      </w:pPr>
    </w:p>
    <w:p w:rsidR="003D5B5C" w:rsidRDefault="003D5B5C">
      <w:pPr>
        <w:spacing w:line="480" w:lineRule="atLeast"/>
        <w:ind w:firstLineChars="200" w:firstLine="520"/>
        <w:textAlignment w:val="center"/>
        <w:rPr>
          <w:kern w:val="0"/>
          <w:sz w:val="26"/>
          <w:szCs w:val="26"/>
        </w:rPr>
      </w:pPr>
    </w:p>
    <w:p w:rsidR="003D5B5C" w:rsidRDefault="003D5B5C">
      <w:pPr>
        <w:spacing w:line="480" w:lineRule="atLeast"/>
        <w:ind w:firstLineChars="200" w:firstLine="520"/>
        <w:textAlignment w:val="center"/>
        <w:rPr>
          <w:kern w:val="0"/>
          <w:sz w:val="26"/>
          <w:szCs w:val="26"/>
        </w:rPr>
      </w:pPr>
    </w:p>
    <w:p w:rsidR="003D5B5C" w:rsidRDefault="003D5B5C">
      <w:pPr>
        <w:spacing w:line="480" w:lineRule="atLeast"/>
        <w:ind w:firstLineChars="200" w:firstLine="520"/>
        <w:textAlignment w:val="center"/>
        <w:rPr>
          <w:kern w:val="0"/>
          <w:sz w:val="26"/>
          <w:szCs w:val="26"/>
        </w:rPr>
      </w:pPr>
    </w:p>
    <w:p w:rsidR="003D5B5C" w:rsidRDefault="003D5B5C">
      <w:pPr>
        <w:spacing w:line="480" w:lineRule="atLeast"/>
        <w:ind w:firstLineChars="200" w:firstLine="520"/>
        <w:textAlignment w:val="center"/>
        <w:rPr>
          <w:kern w:val="0"/>
          <w:sz w:val="26"/>
          <w:szCs w:val="26"/>
        </w:rPr>
      </w:pPr>
    </w:p>
    <w:p w:rsidR="003D5B5C" w:rsidRDefault="003D5B5C">
      <w:pPr>
        <w:spacing w:line="480" w:lineRule="atLeast"/>
        <w:ind w:firstLineChars="200" w:firstLine="520"/>
        <w:textAlignment w:val="center"/>
        <w:rPr>
          <w:kern w:val="0"/>
          <w:sz w:val="26"/>
          <w:szCs w:val="26"/>
        </w:rPr>
      </w:pPr>
    </w:p>
    <w:p w:rsidR="003D5B5C" w:rsidRDefault="003D5B5C">
      <w:pPr>
        <w:spacing w:line="480" w:lineRule="exact"/>
        <w:ind w:firstLineChars="200" w:firstLine="520"/>
        <w:rPr>
          <w:kern w:val="0"/>
          <w:sz w:val="26"/>
          <w:szCs w:val="26"/>
        </w:rPr>
      </w:pPr>
    </w:p>
    <w:p w:rsidR="003D5B5C" w:rsidRDefault="003D5B5C">
      <w:pPr>
        <w:sectPr w:rsidR="003D5B5C">
          <w:pgSz w:w="11906" w:h="16838"/>
          <w:pgMar w:top="1321" w:right="1077" w:bottom="851" w:left="1588" w:header="726" w:footer="851" w:gutter="0"/>
          <w:pgNumType w:start="1"/>
          <w:cols w:space="425"/>
          <w:docGrid w:linePitch="312"/>
        </w:sectPr>
      </w:pPr>
    </w:p>
    <w:p w:rsidR="003D5B5C" w:rsidRDefault="00FF38C1">
      <w:pPr>
        <w:pStyle w:val="1"/>
        <w:spacing w:line="240" w:lineRule="auto"/>
        <w:rPr>
          <w:rFonts w:ascii="宋体" w:eastAsia="宋体"/>
          <w:sz w:val="42"/>
        </w:rPr>
      </w:pPr>
      <w:r>
        <w:rPr>
          <w:rFonts w:ascii="宋体" w:eastAsia="宋体" w:hint="eastAsia"/>
          <w:b w:val="0"/>
          <w:sz w:val="42"/>
        </w:rPr>
        <w:lastRenderedPageBreak/>
        <w:t>说</w:t>
      </w:r>
      <w:r>
        <w:rPr>
          <w:rFonts w:ascii="宋体" w:eastAsia="宋体"/>
          <w:b w:val="0"/>
          <w:sz w:val="42"/>
        </w:rPr>
        <w:t xml:space="preserve">    </w:t>
      </w:r>
      <w:r>
        <w:rPr>
          <w:rFonts w:ascii="宋体" w:eastAsia="宋体" w:hint="eastAsia"/>
          <w:b w:val="0"/>
          <w:sz w:val="42"/>
        </w:rPr>
        <w:t>明</w:t>
      </w:r>
      <w:r>
        <w:rPr>
          <w:rFonts w:ascii="宋体" w:eastAsia="宋体"/>
          <w:b w:val="0"/>
          <w:sz w:val="42"/>
        </w:rPr>
        <w:t xml:space="preserve">    </w:t>
      </w:r>
      <w:r>
        <w:rPr>
          <w:rFonts w:ascii="宋体" w:eastAsia="宋体" w:hint="eastAsia"/>
          <w:b w:val="0"/>
          <w:sz w:val="42"/>
        </w:rPr>
        <w:t>书</w:t>
      </w:r>
    </w:p>
    <w:p w:rsidR="003D5B5C" w:rsidRDefault="003D5B5C">
      <w:pPr>
        <w:spacing w:line="480" w:lineRule="exact"/>
        <w:ind w:firstLine="567"/>
        <w:rPr>
          <w:rFonts w:ascii="宋体"/>
          <w:sz w:val="26"/>
          <w:szCs w:val="26"/>
        </w:rPr>
      </w:pPr>
    </w:p>
    <w:p w:rsidR="003D5B5C" w:rsidRDefault="00FF38C1">
      <w:pPr>
        <w:spacing w:line="480" w:lineRule="exact"/>
        <w:ind w:firstLine="567"/>
        <w:jc w:val="center"/>
        <w:rPr>
          <w:rFonts w:ascii="宋体"/>
          <w:sz w:val="26"/>
          <w:szCs w:val="26"/>
        </w:rPr>
      </w:pPr>
      <w:r>
        <w:rPr>
          <w:rFonts w:hint="eastAsia"/>
          <w:sz w:val="26"/>
          <w:szCs w:val="26"/>
        </w:rPr>
        <w:t>基于人体演示数据采集与时序预测的灵巧手控制方法和系统</w:t>
      </w:r>
    </w:p>
    <w:p w:rsidR="003D5B5C" w:rsidRDefault="003D5B5C">
      <w:pPr>
        <w:spacing w:line="480" w:lineRule="exact"/>
        <w:ind w:firstLine="567"/>
        <w:rPr>
          <w:rFonts w:ascii="宋体"/>
          <w:sz w:val="26"/>
          <w:szCs w:val="26"/>
        </w:rPr>
      </w:pPr>
    </w:p>
    <w:p w:rsidR="003D5B5C" w:rsidRDefault="00FF38C1">
      <w:pPr>
        <w:snapToGrid w:val="0"/>
        <w:spacing w:line="480" w:lineRule="exact"/>
        <w:ind w:firstLine="567"/>
        <w:rPr>
          <w:sz w:val="26"/>
          <w:szCs w:val="26"/>
          <w:u w:val="single"/>
        </w:rPr>
      </w:pPr>
      <w:r>
        <w:rPr>
          <w:rFonts w:hint="eastAsia"/>
          <w:sz w:val="26"/>
          <w:szCs w:val="26"/>
          <w:u w:val="single"/>
        </w:rPr>
        <w:t>技术领域</w:t>
      </w:r>
    </w:p>
    <w:p w:rsidR="003D5B5C" w:rsidRDefault="00FF38C1">
      <w:pPr>
        <w:spacing w:line="480" w:lineRule="exact"/>
        <w:ind w:firstLine="567"/>
        <w:rPr>
          <w:sz w:val="26"/>
          <w:szCs w:val="26"/>
        </w:rPr>
      </w:pPr>
      <w:r>
        <w:rPr>
          <w:sz w:val="26"/>
          <w:szCs w:val="26"/>
        </w:rPr>
        <w:t>本发明</w:t>
      </w:r>
      <w:r>
        <w:rPr>
          <w:rFonts w:hint="eastAsia"/>
          <w:sz w:val="26"/>
          <w:szCs w:val="26"/>
        </w:rPr>
        <w:t>涉及机器人控制技术领域</w:t>
      </w:r>
      <w:r>
        <w:rPr>
          <w:sz w:val="26"/>
          <w:szCs w:val="26"/>
        </w:rPr>
        <w:t>，</w:t>
      </w:r>
      <w:r>
        <w:rPr>
          <w:rFonts w:hint="eastAsia"/>
          <w:sz w:val="26"/>
          <w:szCs w:val="26"/>
        </w:rPr>
        <w:t>尤其是涉及一种基于人体演示数据采集与时序预测的灵巧手控制方法和系统。</w:t>
      </w:r>
    </w:p>
    <w:p w:rsidR="003D5B5C" w:rsidRDefault="003D5B5C">
      <w:pPr>
        <w:spacing w:line="480" w:lineRule="exact"/>
        <w:ind w:firstLine="567"/>
        <w:rPr>
          <w:rFonts w:ascii="宋体"/>
          <w:sz w:val="26"/>
          <w:szCs w:val="26"/>
        </w:rPr>
      </w:pPr>
    </w:p>
    <w:p w:rsidR="003D5B5C" w:rsidRDefault="00FF38C1">
      <w:pPr>
        <w:spacing w:line="480" w:lineRule="exact"/>
        <w:ind w:firstLine="567"/>
        <w:rPr>
          <w:rFonts w:ascii="宋体"/>
          <w:sz w:val="26"/>
          <w:szCs w:val="26"/>
        </w:rPr>
      </w:pPr>
      <w:r>
        <w:rPr>
          <w:rFonts w:hint="eastAsia"/>
          <w:sz w:val="26"/>
          <w:szCs w:val="26"/>
          <w:u w:val="single"/>
        </w:rPr>
        <w:t>背景技术</w:t>
      </w:r>
    </w:p>
    <w:p w:rsidR="003D5B5C" w:rsidRDefault="00FF38C1">
      <w:pPr>
        <w:spacing w:line="480" w:lineRule="exact"/>
        <w:ind w:firstLineChars="200" w:firstLine="520"/>
        <w:rPr>
          <w:sz w:val="26"/>
          <w:szCs w:val="26"/>
        </w:rPr>
      </w:pPr>
      <w:r>
        <w:rPr>
          <w:rFonts w:hint="eastAsia"/>
          <w:sz w:val="26"/>
          <w:szCs w:val="26"/>
        </w:rPr>
        <w:t>目前，机器人灵巧手的控制主要面临复杂动作生成难和接触力控制难的问题。传统的编程示教方式对于</w:t>
      </w:r>
      <w:proofErr w:type="gramStart"/>
      <w:r>
        <w:rPr>
          <w:rFonts w:hint="eastAsia"/>
          <w:sz w:val="26"/>
          <w:szCs w:val="26"/>
        </w:rPr>
        <w:t>拧</w:t>
      </w:r>
      <w:proofErr w:type="gramEnd"/>
      <w:r>
        <w:rPr>
          <w:rFonts w:hint="eastAsia"/>
          <w:sz w:val="26"/>
          <w:szCs w:val="26"/>
        </w:rPr>
        <w:t>螺丝、插拔接插件等涉及复杂接触力和精细动作的任务，编写代码极其困难且不具备通用性。</w:t>
      </w:r>
    </w:p>
    <w:p w:rsidR="003D5B5C" w:rsidRDefault="00FF38C1">
      <w:pPr>
        <w:spacing w:line="480" w:lineRule="exact"/>
        <w:ind w:firstLineChars="200" w:firstLine="520"/>
        <w:rPr>
          <w:sz w:val="26"/>
          <w:szCs w:val="26"/>
        </w:rPr>
      </w:pPr>
      <w:r>
        <w:rPr>
          <w:rFonts w:hint="eastAsia"/>
          <w:sz w:val="26"/>
          <w:szCs w:val="26"/>
        </w:rPr>
        <w:t>现有的基于动作捕捉的</w:t>
      </w:r>
      <w:proofErr w:type="gramStart"/>
      <w:r>
        <w:rPr>
          <w:rFonts w:hint="eastAsia"/>
          <w:sz w:val="26"/>
          <w:szCs w:val="26"/>
        </w:rPr>
        <w:t>遥操作</w:t>
      </w:r>
      <w:proofErr w:type="gramEnd"/>
      <w:r>
        <w:rPr>
          <w:rFonts w:hint="eastAsia"/>
          <w:sz w:val="26"/>
          <w:szCs w:val="26"/>
        </w:rPr>
        <w:t>技术，虽然可以将人手动作直接映射给机械手，但这种方式本质上是实时随动，机械手本身并不具备对动作逻辑的理解能力，一旦通信中断或需要机器人自主完成任务时，该方法便失效。此外，现有的模仿学习方案大多</w:t>
      </w:r>
      <w:proofErr w:type="gramStart"/>
      <w:r>
        <w:rPr>
          <w:rFonts w:hint="eastAsia"/>
          <w:sz w:val="26"/>
          <w:szCs w:val="26"/>
        </w:rPr>
        <w:t>仅关注</w:t>
      </w:r>
      <w:proofErr w:type="gramEnd"/>
      <w:r>
        <w:rPr>
          <w:rFonts w:hint="eastAsia"/>
          <w:sz w:val="26"/>
          <w:szCs w:val="26"/>
        </w:rPr>
        <w:t>关节角度等运动学数据的复现，忽略了操作过程中至关重要的动力学信息。这导致机器人在模仿</w:t>
      </w:r>
      <w:proofErr w:type="gramStart"/>
      <w:r>
        <w:rPr>
          <w:rFonts w:hint="eastAsia"/>
          <w:sz w:val="26"/>
          <w:szCs w:val="26"/>
        </w:rPr>
        <w:t>拧</w:t>
      </w:r>
      <w:proofErr w:type="gramEnd"/>
      <w:r>
        <w:rPr>
          <w:rFonts w:hint="eastAsia"/>
          <w:sz w:val="26"/>
          <w:szCs w:val="26"/>
        </w:rPr>
        <w:t>螺丝等需要力控的任务时，往</w:t>
      </w:r>
      <w:r>
        <w:rPr>
          <w:rFonts w:hint="eastAsia"/>
          <w:sz w:val="26"/>
          <w:szCs w:val="26"/>
        </w:rPr>
        <w:t>往因为无法预测和调节接触力而导致任务失败或损坏工件。</w:t>
      </w:r>
    </w:p>
    <w:p w:rsidR="003D5B5C" w:rsidRDefault="00FF38C1">
      <w:pPr>
        <w:spacing w:line="480" w:lineRule="exact"/>
        <w:ind w:firstLineChars="200" w:firstLine="520"/>
        <w:rPr>
          <w:sz w:val="26"/>
          <w:szCs w:val="26"/>
        </w:rPr>
      </w:pPr>
      <w:r>
        <w:rPr>
          <w:rFonts w:hint="eastAsia"/>
          <w:sz w:val="26"/>
          <w:szCs w:val="26"/>
        </w:rPr>
        <w:t>在现有的灵巧</w:t>
      </w:r>
      <w:proofErr w:type="gramStart"/>
      <w:r>
        <w:rPr>
          <w:rFonts w:hint="eastAsia"/>
          <w:sz w:val="26"/>
          <w:szCs w:val="26"/>
        </w:rPr>
        <w:t>手遥操作</w:t>
      </w:r>
      <w:proofErr w:type="gramEnd"/>
      <w:r>
        <w:rPr>
          <w:rFonts w:hint="eastAsia"/>
          <w:sz w:val="26"/>
          <w:szCs w:val="26"/>
        </w:rPr>
        <w:t>数据采集方案中，操作人员直接通过主从控制方式驱动灵巧</w:t>
      </w:r>
      <w:proofErr w:type="gramStart"/>
      <w:r>
        <w:rPr>
          <w:rFonts w:hint="eastAsia"/>
          <w:sz w:val="26"/>
          <w:szCs w:val="26"/>
        </w:rPr>
        <w:t>手执行</w:t>
      </w:r>
      <w:proofErr w:type="gramEnd"/>
      <w:r>
        <w:rPr>
          <w:rFonts w:hint="eastAsia"/>
          <w:sz w:val="26"/>
          <w:szCs w:val="26"/>
        </w:rPr>
        <w:t>目标动作，传感器数据均直接从灵巧手本体上采集。由于数据的采集端与执行端为同一物理实体，采集到的运动学与动力学数据可直接用于训练策略函数或控制器，完全不存在数据源与执行机构之间的形态差异问题。然而，这种</w:t>
      </w:r>
      <w:proofErr w:type="gramStart"/>
      <w:r>
        <w:rPr>
          <w:rFonts w:hint="eastAsia"/>
          <w:sz w:val="26"/>
          <w:szCs w:val="26"/>
        </w:rPr>
        <w:t>直采直</w:t>
      </w:r>
      <w:proofErr w:type="gramEnd"/>
      <w:r>
        <w:rPr>
          <w:rFonts w:hint="eastAsia"/>
          <w:sz w:val="26"/>
          <w:szCs w:val="26"/>
        </w:rPr>
        <w:t>用的方案存在严重的工程局限性：</w:t>
      </w:r>
      <w:proofErr w:type="gramStart"/>
      <w:r>
        <w:rPr>
          <w:rFonts w:hint="eastAsia"/>
          <w:sz w:val="26"/>
          <w:szCs w:val="26"/>
        </w:rPr>
        <w:t>遥操作</w:t>
      </w:r>
      <w:proofErr w:type="gramEnd"/>
      <w:r>
        <w:rPr>
          <w:rFonts w:hint="eastAsia"/>
          <w:sz w:val="26"/>
          <w:szCs w:val="26"/>
        </w:rPr>
        <w:t>采集要求灵巧</w:t>
      </w:r>
      <w:proofErr w:type="gramStart"/>
      <w:r>
        <w:rPr>
          <w:rFonts w:hint="eastAsia"/>
          <w:sz w:val="26"/>
          <w:szCs w:val="26"/>
        </w:rPr>
        <w:t>手系统</w:t>
      </w:r>
      <w:proofErr w:type="gramEnd"/>
      <w:r>
        <w:rPr>
          <w:rFonts w:hint="eastAsia"/>
          <w:sz w:val="26"/>
          <w:szCs w:val="26"/>
        </w:rPr>
        <w:t>停工配合，操作人员需实时</w:t>
      </w:r>
      <w:proofErr w:type="gramStart"/>
      <w:r>
        <w:rPr>
          <w:rFonts w:hint="eastAsia"/>
          <w:sz w:val="26"/>
          <w:szCs w:val="26"/>
        </w:rPr>
        <w:t>操控主端设备</w:t>
      </w:r>
      <w:proofErr w:type="gramEnd"/>
      <w:r>
        <w:rPr>
          <w:rFonts w:hint="eastAsia"/>
          <w:sz w:val="26"/>
          <w:szCs w:val="26"/>
        </w:rPr>
        <w:t>，数据采集过程与正常生产流程互斥，无法实现规模化、无中断的数据采集。</w:t>
      </w:r>
    </w:p>
    <w:p w:rsidR="003D5B5C" w:rsidRDefault="00FF38C1">
      <w:pPr>
        <w:spacing w:line="480" w:lineRule="exact"/>
        <w:ind w:firstLineChars="200" w:firstLine="520"/>
        <w:rPr>
          <w:sz w:val="26"/>
          <w:szCs w:val="26"/>
        </w:rPr>
      </w:pPr>
      <w:r>
        <w:rPr>
          <w:rFonts w:hint="eastAsia"/>
          <w:sz w:val="26"/>
          <w:szCs w:val="26"/>
        </w:rPr>
        <w:t>因此，现有技术</w:t>
      </w:r>
      <w:r>
        <w:rPr>
          <w:rFonts w:hint="eastAsia"/>
          <w:sz w:val="26"/>
          <w:szCs w:val="26"/>
        </w:rPr>
        <w:t>缺乏一种能够通过学习人体演示数据，同时掌握动作的时空轨迹与接触力变化规律，并具备未来动作预测能力的控制方法。</w:t>
      </w:r>
    </w:p>
    <w:p w:rsidR="003D5B5C" w:rsidRDefault="003D5B5C">
      <w:pPr>
        <w:spacing w:line="480" w:lineRule="exact"/>
        <w:ind w:firstLine="200"/>
        <w:rPr>
          <w:sz w:val="26"/>
          <w:szCs w:val="26"/>
        </w:rPr>
      </w:pPr>
    </w:p>
    <w:p w:rsidR="003D5B5C" w:rsidRDefault="00FF38C1">
      <w:pPr>
        <w:spacing w:line="480" w:lineRule="exact"/>
        <w:ind w:firstLine="567"/>
        <w:rPr>
          <w:sz w:val="26"/>
          <w:szCs w:val="26"/>
          <w:u w:val="single"/>
        </w:rPr>
      </w:pPr>
      <w:r>
        <w:rPr>
          <w:rFonts w:hint="eastAsia"/>
          <w:sz w:val="26"/>
          <w:szCs w:val="26"/>
          <w:u w:val="single"/>
        </w:rPr>
        <w:t>发明内容</w:t>
      </w:r>
    </w:p>
    <w:p w:rsidR="003D5B5C" w:rsidRDefault="00FF38C1">
      <w:pPr>
        <w:snapToGrid w:val="0"/>
        <w:spacing w:line="480" w:lineRule="atLeast"/>
        <w:ind w:firstLine="567"/>
        <w:textAlignment w:val="center"/>
        <w:rPr>
          <w:sz w:val="26"/>
          <w:szCs w:val="26"/>
        </w:rPr>
      </w:pPr>
      <w:r>
        <w:rPr>
          <w:rFonts w:hint="eastAsia"/>
          <w:sz w:val="26"/>
          <w:szCs w:val="26"/>
        </w:rPr>
        <w:lastRenderedPageBreak/>
        <w:t>本发明的目的</w:t>
      </w:r>
      <w:r>
        <w:rPr>
          <w:rFonts w:cs="Arial" w:hint="eastAsia"/>
          <w:sz w:val="26"/>
          <w:szCs w:val="26"/>
        </w:rPr>
        <w:t>就是为了克服上述现有技术存</w:t>
      </w:r>
      <w:r>
        <w:rPr>
          <w:rFonts w:hint="eastAsia"/>
          <w:sz w:val="26"/>
          <w:szCs w:val="26"/>
        </w:rPr>
        <w:t>在的缺陷而提供一种基于人体演示数据采集与时序预测的灵巧手控制方法和系统，以解决或部分解决现有灵巧手模仿学习方法因忽略动力学信息、缺乏动作预测能力且数据采集端与执行端之间存在本体差异的问题。</w:t>
      </w:r>
    </w:p>
    <w:p w:rsidR="003D5B5C" w:rsidRDefault="00FF38C1">
      <w:pPr>
        <w:spacing w:line="480" w:lineRule="atLeast"/>
        <w:ind w:firstLineChars="200" w:firstLine="520"/>
        <w:textAlignment w:val="center"/>
        <w:rPr>
          <w:sz w:val="26"/>
          <w:szCs w:val="26"/>
        </w:rPr>
      </w:pPr>
      <w:r>
        <w:rPr>
          <w:rFonts w:hint="eastAsia"/>
          <w:sz w:val="26"/>
          <w:szCs w:val="26"/>
        </w:rPr>
        <w:t>本发明的目的可以通过以下技术方案来实现：</w:t>
      </w:r>
      <w:r>
        <w:rPr>
          <w:sz w:val="26"/>
          <w:szCs w:val="26"/>
        </w:rPr>
        <w:t xml:space="preserve"> </w:t>
      </w:r>
    </w:p>
    <w:p w:rsidR="003D5B5C" w:rsidRDefault="00FF38C1">
      <w:pPr>
        <w:spacing w:line="480" w:lineRule="atLeast"/>
        <w:ind w:firstLineChars="200" w:firstLine="520"/>
        <w:textAlignment w:val="center"/>
        <w:rPr>
          <w:rFonts w:hAnsi="宋体"/>
          <w:sz w:val="26"/>
          <w:szCs w:val="26"/>
        </w:rPr>
      </w:pPr>
      <w:r>
        <w:rPr>
          <w:rFonts w:hint="eastAsia"/>
          <w:sz w:val="26"/>
          <w:szCs w:val="26"/>
        </w:rPr>
        <w:t>本发明的一个方面，提供了一种</w:t>
      </w:r>
      <w:r>
        <w:rPr>
          <w:rFonts w:hAnsi="宋体" w:hint="eastAsia"/>
          <w:sz w:val="26"/>
          <w:szCs w:val="26"/>
        </w:rPr>
        <w:t>基于人体演示数据采集与时序预测的灵巧手控制方法</w:t>
      </w:r>
      <w:r>
        <w:rPr>
          <w:rFonts w:hAnsi="宋体"/>
          <w:sz w:val="26"/>
          <w:szCs w:val="26"/>
        </w:rPr>
        <w:t>，包括如下步骤：</w:t>
      </w:r>
    </w:p>
    <w:p w:rsidR="003D5B5C" w:rsidRDefault="00FF38C1">
      <w:pPr>
        <w:spacing w:line="480" w:lineRule="atLeast"/>
        <w:ind w:firstLineChars="200" w:firstLine="520"/>
        <w:textAlignment w:val="center"/>
        <w:rPr>
          <w:rFonts w:hAnsi="宋体"/>
          <w:sz w:val="26"/>
          <w:szCs w:val="26"/>
        </w:rPr>
      </w:pPr>
      <w:proofErr w:type="gramStart"/>
      <w:r>
        <w:rPr>
          <w:rFonts w:hAnsi="宋体" w:hint="eastAsia"/>
          <w:sz w:val="26"/>
          <w:szCs w:val="26"/>
        </w:rPr>
        <w:t>利用数采手套</w:t>
      </w:r>
      <w:proofErr w:type="gramEnd"/>
      <w:r>
        <w:rPr>
          <w:rFonts w:hAnsi="宋体" w:hint="eastAsia"/>
          <w:sz w:val="26"/>
          <w:szCs w:val="26"/>
        </w:rPr>
        <w:t>采集操作人员执行目标动作时的时间序列数据，形成演示数据集，其中，所述时间序列数据包括</w:t>
      </w:r>
      <w:proofErr w:type="gramStart"/>
      <w:r>
        <w:rPr>
          <w:rFonts w:hAnsi="宋体" w:hint="eastAsia"/>
          <w:sz w:val="26"/>
          <w:szCs w:val="26"/>
        </w:rPr>
        <w:t>按时间戳对齐</w:t>
      </w:r>
      <w:proofErr w:type="gramEnd"/>
      <w:r>
        <w:rPr>
          <w:rFonts w:hAnsi="宋体" w:hint="eastAsia"/>
          <w:sz w:val="26"/>
          <w:szCs w:val="26"/>
        </w:rPr>
        <w:t>的运动学数据和动力学数据；</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构建策略函数，所述策略函数被配置为以过去</w:t>
      </w:r>
      <w:r>
        <w:rPr>
          <w:rFonts w:hAnsi="宋体" w:hint="eastAsia"/>
          <w:sz w:val="26"/>
          <w:szCs w:val="26"/>
        </w:rPr>
        <w:t>K</w:t>
      </w:r>
      <w:r>
        <w:rPr>
          <w:rFonts w:hAnsi="宋体" w:hint="eastAsia"/>
          <w:sz w:val="26"/>
          <w:szCs w:val="26"/>
        </w:rPr>
        <w:t>帧的运动学历史状态和动力学历史状态为输入，推理得到未来至少一帧的动作指令，所述动作指令为包括位置与力的复合控制指令；</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当所述策略函数为可学习模型时，利用所述演示数据集并基于动力学一致性损失项进行训练，学习动作轨迹与接触力演化规律；当所述策略函数为物理模型时，通过参数辨识得到动力学参数；</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在线运行时，实时获取灵巧手的历史多模态序列，利</w:t>
      </w:r>
      <w:r>
        <w:rPr>
          <w:rFonts w:hAnsi="宋体" w:hint="eastAsia"/>
          <w:sz w:val="26"/>
          <w:szCs w:val="26"/>
        </w:rPr>
        <w:t>用所述策略函数生成目标动作指令；</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通过力</w:t>
      </w:r>
      <w:r>
        <w:rPr>
          <w:rFonts w:hAnsi="宋体" w:hint="eastAsia"/>
          <w:sz w:val="26"/>
          <w:szCs w:val="26"/>
        </w:rPr>
        <w:t>-</w:t>
      </w:r>
      <w:r>
        <w:rPr>
          <w:rFonts w:hAnsi="宋体" w:hint="eastAsia"/>
          <w:sz w:val="26"/>
          <w:szCs w:val="26"/>
        </w:rPr>
        <w:t>位协同重定向，将所述目标动作指令映射为适配当前灵巧手硬件的关节空间控制输入；</w:t>
      </w:r>
    </w:p>
    <w:p w:rsidR="003D5B5C" w:rsidRDefault="00FF38C1">
      <w:pPr>
        <w:spacing w:line="480" w:lineRule="atLeast"/>
        <w:ind w:firstLineChars="200" w:firstLine="520"/>
        <w:textAlignment w:val="center"/>
        <w:rPr>
          <w:sz w:val="26"/>
          <w:szCs w:val="26"/>
        </w:rPr>
      </w:pPr>
      <w:r>
        <w:rPr>
          <w:rFonts w:hAnsi="宋体" w:hint="eastAsia"/>
          <w:sz w:val="26"/>
          <w:szCs w:val="26"/>
        </w:rPr>
        <w:t>根据所述关节空间控制输入驱动灵巧手，模仿所述操作人员的动作并复现接触力。</w:t>
      </w:r>
    </w:p>
    <w:p w:rsidR="003D5B5C" w:rsidRDefault="00FF38C1">
      <w:pPr>
        <w:spacing w:line="480" w:lineRule="atLeast"/>
        <w:ind w:firstLineChars="200" w:firstLine="520"/>
        <w:textAlignment w:val="center"/>
        <w:rPr>
          <w:rFonts w:hAnsi="宋体"/>
          <w:sz w:val="26"/>
          <w:szCs w:val="26"/>
        </w:rPr>
      </w:pPr>
      <w:r>
        <w:rPr>
          <w:rFonts w:hint="eastAsia"/>
          <w:sz w:val="26"/>
          <w:szCs w:val="26"/>
        </w:rPr>
        <w:t>作为优选的技术方案，</w:t>
      </w:r>
      <w:r>
        <w:rPr>
          <w:rFonts w:hAnsi="宋体" w:hint="eastAsia"/>
          <w:sz w:val="26"/>
          <w:szCs w:val="26"/>
        </w:rPr>
        <w:t>当所述策略函数为可学习模型时，包括：</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将触觉模态数据、关节角与手腕位姿数据以及视觉观测特征融合为统一的多模态状态表示；</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基于历史多模态状态序列和历史动作序列，自回归预测未来</w:t>
      </w:r>
      <w:r>
        <w:rPr>
          <w:rFonts w:hAnsi="宋体" w:hint="eastAsia"/>
          <w:sz w:val="26"/>
          <w:szCs w:val="26"/>
        </w:rPr>
        <w:t>H</w:t>
      </w:r>
      <w:r>
        <w:rPr>
          <w:rFonts w:hAnsi="宋体" w:hint="eastAsia"/>
          <w:sz w:val="26"/>
          <w:szCs w:val="26"/>
        </w:rPr>
        <w:t>步的状态序列与动作建议；</w:t>
      </w:r>
    </w:p>
    <w:p w:rsidR="003D5B5C" w:rsidRDefault="00FF38C1">
      <w:pPr>
        <w:spacing w:line="480" w:lineRule="atLeast"/>
        <w:ind w:firstLineChars="200" w:firstLine="520"/>
        <w:textAlignment w:val="center"/>
        <w:rPr>
          <w:sz w:val="26"/>
          <w:szCs w:val="26"/>
        </w:rPr>
      </w:pPr>
      <w:r>
        <w:rPr>
          <w:rFonts w:hAnsi="宋体" w:hint="eastAsia"/>
          <w:sz w:val="26"/>
          <w:szCs w:val="26"/>
        </w:rPr>
        <w:t>在所述可学习模型的训练过程中，采用包括动作预测损失和动力学一致性损失的总损失函数进行优化，其中，所</w:t>
      </w:r>
      <w:r>
        <w:rPr>
          <w:rFonts w:hAnsi="宋体" w:hint="eastAsia"/>
          <w:sz w:val="26"/>
          <w:szCs w:val="26"/>
        </w:rPr>
        <w:t>述动力学一致性损失通过比较预测接触力与</w:t>
      </w:r>
      <w:proofErr w:type="gramStart"/>
      <w:r>
        <w:rPr>
          <w:rFonts w:hAnsi="宋体" w:hint="eastAsia"/>
          <w:sz w:val="26"/>
          <w:szCs w:val="26"/>
        </w:rPr>
        <w:t>所述数采手套</w:t>
      </w:r>
      <w:proofErr w:type="gramEnd"/>
      <w:r>
        <w:rPr>
          <w:rFonts w:hAnsi="宋体" w:hint="eastAsia"/>
          <w:sz w:val="26"/>
          <w:szCs w:val="26"/>
        </w:rPr>
        <w:t>记录的真实</w:t>
      </w:r>
      <w:del w:id="11" w:author="LYS-PC" w:date="2026-05-12T10:03:00Z">
        <w:r w:rsidDel="00FF38C1">
          <w:rPr>
            <w:rFonts w:hAnsi="宋体" w:hint="eastAsia"/>
            <w:sz w:val="26"/>
            <w:szCs w:val="26"/>
          </w:rPr>
          <w:delText>压力</w:delText>
        </w:r>
      </w:del>
      <w:ins w:id="12" w:author="LYS-PC" w:date="2026-05-12T10:03:00Z">
        <w:r>
          <w:rPr>
            <w:rFonts w:hAnsi="宋体" w:hint="eastAsia"/>
            <w:sz w:val="26"/>
            <w:szCs w:val="26"/>
          </w:rPr>
          <w:t>接触力</w:t>
        </w:r>
      </w:ins>
      <w:r>
        <w:rPr>
          <w:rFonts w:hAnsi="宋体" w:hint="eastAsia"/>
          <w:sz w:val="26"/>
          <w:szCs w:val="26"/>
        </w:rPr>
        <w:t>值之间的差异，使得所述策略函数学习受力转折点和</w:t>
      </w:r>
      <w:proofErr w:type="gramStart"/>
      <w:r>
        <w:rPr>
          <w:rFonts w:hAnsi="宋体" w:hint="eastAsia"/>
          <w:sz w:val="26"/>
          <w:szCs w:val="26"/>
        </w:rPr>
        <w:t>稳定抓持逻辑</w:t>
      </w:r>
      <w:proofErr w:type="gramEnd"/>
      <w:r>
        <w:rPr>
          <w:rFonts w:hAnsi="宋体" w:hint="eastAsia"/>
          <w:sz w:val="26"/>
          <w:szCs w:val="26"/>
        </w:rPr>
        <w:t>。</w:t>
      </w:r>
    </w:p>
    <w:p w:rsidR="003D5B5C" w:rsidRDefault="00FF38C1">
      <w:pPr>
        <w:spacing w:line="480" w:lineRule="atLeast"/>
        <w:ind w:firstLineChars="200" w:firstLine="520"/>
        <w:textAlignment w:val="center"/>
        <w:rPr>
          <w:sz w:val="26"/>
          <w:szCs w:val="26"/>
        </w:rPr>
      </w:pPr>
      <w:r>
        <w:rPr>
          <w:rFonts w:hint="eastAsia"/>
          <w:sz w:val="26"/>
          <w:szCs w:val="26"/>
        </w:rPr>
        <w:lastRenderedPageBreak/>
        <w:t>作为优选的技术方案，</w:t>
      </w:r>
      <w:r>
        <w:rPr>
          <w:rFonts w:hAnsi="宋体" w:hint="eastAsia"/>
          <w:sz w:val="26"/>
          <w:szCs w:val="26"/>
        </w:rPr>
        <w:t>当所述策略函数为物理模型时，</w:t>
      </w:r>
      <w:r>
        <w:rPr>
          <w:rFonts w:hAnsi="宋体"/>
          <w:sz w:val="26"/>
          <w:szCs w:val="26"/>
        </w:rPr>
        <w:t>基于灵巧手的动力学模型，并采用阻抗控制、导纳控制、力</w:t>
      </w:r>
      <w:r>
        <w:rPr>
          <w:rFonts w:hAnsi="宋体"/>
          <w:sz w:val="26"/>
          <w:szCs w:val="26"/>
        </w:rPr>
        <w:t>/</w:t>
      </w:r>
      <w:r>
        <w:rPr>
          <w:rFonts w:hAnsi="宋体"/>
          <w:sz w:val="26"/>
          <w:szCs w:val="26"/>
        </w:rPr>
        <w:t>位混合控制中的至少一种，根据所述历史状态中的期望轨迹和接触力反馈，实时生成满足力</w:t>
      </w:r>
      <w:r>
        <w:rPr>
          <w:rFonts w:hAnsi="宋体"/>
          <w:sz w:val="26"/>
          <w:szCs w:val="26"/>
        </w:rPr>
        <w:t>/</w:t>
      </w:r>
      <w:r>
        <w:rPr>
          <w:rFonts w:hAnsi="宋体"/>
          <w:sz w:val="26"/>
          <w:szCs w:val="26"/>
        </w:rPr>
        <w:t>位复合控制要求的力矩指令。</w:t>
      </w:r>
    </w:p>
    <w:p w:rsidR="003D5B5C" w:rsidRDefault="00FF38C1">
      <w:pPr>
        <w:spacing w:line="480" w:lineRule="atLeast"/>
        <w:ind w:firstLineChars="200" w:firstLine="520"/>
        <w:textAlignment w:val="center"/>
        <w:rPr>
          <w:rFonts w:hAnsi="宋体"/>
          <w:sz w:val="26"/>
          <w:szCs w:val="26"/>
        </w:rPr>
      </w:pPr>
      <w:r>
        <w:rPr>
          <w:rFonts w:hint="eastAsia"/>
          <w:sz w:val="26"/>
          <w:szCs w:val="26"/>
        </w:rPr>
        <w:t>作为优选的技术方案，</w:t>
      </w:r>
      <w:r>
        <w:rPr>
          <w:rFonts w:hAnsi="宋体"/>
          <w:sz w:val="26"/>
          <w:szCs w:val="26"/>
        </w:rPr>
        <w:t>所述</w:t>
      </w:r>
      <w:r>
        <w:rPr>
          <w:rFonts w:hAnsi="宋体" w:hint="eastAsia"/>
          <w:sz w:val="26"/>
          <w:szCs w:val="26"/>
        </w:rPr>
        <w:t>力</w:t>
      </w:r>
      <w:r>
        <w:rPr>
          <w:rFonts w:hAnsi="宋体" w:hint="eastAsia"/>
          <w:sz w:val="26"/>
          <w:szCs w:val="26"/>
        </w:rPr>
        <w:t>-</w:t>
      </w:r>
      <w:r>
        <w:rPr>
          <w:rFonts w:hAnsi="宋体" w:hint="eastAsia"/>
          <w:sz w:val="26"/>
          <w:szCs w:val="26"/>
        </w:rPr>
        <w:t>位协同重定向的过程包括如下步骤：</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将人手运动学数据和动力学数据抽象为硬件无关的指尖力旋量和运动旋量表示，定义基于压力阈值的指尖接触状态标志；</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基于</w:t>
      </w:r>
      <w:r>
        <w:rPr>
          <w:rFonts w:hAnsi="宋体" w:hint="eastAsia"/>
          <w:sz w:val="26"/>
          <w:szCs w:val="26"/>
        </w:rPr>
        <w:t>归一化坐标和非线性缩放函数，将人手指尖的位置与姿态映射至灵巧手的工作空间，生成灵巧手可达的目标指尖位姿；</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根据物体动力学方程计算任务所需合力旋量，以及从人手演示数据中提取的</w:t>
      </w:r>
      <w:proofErr w:type="gramStart"/>
      <w:r>
        <w:rPr>
          <w:rFonts w:hAnsi="宋体" w:hint="eastAsia"/>
          <w:sz w:val="26"/>
          <w:szCs w:val="26"/>
        </w:rPr>
        <w:t>力分配</w:t>
      </w:r>
      <w:proofErr w:type="gramEnd"/>
      <w:r>
        <w:rPr>
          <w:rFonts w:hAnsi="宋体" w:hint="eastAsia"/>
          <w:sz w:val="26"/>
          <w:szCs w:val="26"/>
        </w:rPr>
        <w:t>比例，将所述合力旋量分解为灵巧手各指尖的目标接触力；</w:t>
      </w:r>
    </w:p>
    <w:p w:rsidR="003D5B5C" w:rsidRDefault="00FF38C1">
      <w:pPr>
        <w:spacing w:line="480" w:lineRule="atLeast"/>
        <w:ind w:firstLineChars="200" w:firstLine="520"/>
        <w:textAlignment w:val="center"/>
        <w:rPr>
          <w:sz w:val="26"/>
          <w:szCs w:val="26"/>
        </w:rPr>
      </w:pPr>
      <w:r>
        <w:rPr>
          <w:rFonts w:hAnsi="宋体" w:hint="eastAsia"/>
          <w:sz w:val="26"/>
          <w:szCs w:val="26"/>
        </w:rPr>
        <w:t>利用灵巧手的传感器反馈实时获取实际接触力，计算力跟踪误差并动态修正力映射系数和目标接触力，闭环消除残余误差。</w:t>
      </w:r>
    </w:p>
    <w:p w:rsidR="003D5B5C" w:rsidRDefault="00FF38C1">
      <w:pPr>
        <w:spacing w:line="480" w:lineRule="atLeast"/>
        <w:ind w:firstLineChars="200" w:firstLine="520"/>
        <w:textAlignment w:val="center"/>
        <w:rPr>
          <w:rFonts w:hAnsi="宋体"/>
          <w:sz w:val="26"/>
          <w:szCs w:val="26"/>
        </w:rPr>
      </w:pPr>
      <w:r>
        <w:rPr>
          <w:rFonts w:hint="eastAsia"/>
          <w:sz w:val="26"/>
          <w:szCs w:val="26"/>
        </w:rPr>
        <w:t>作为优选的技术方案，</w:t>
      </w:r>
      <w:r>
        <w:rPr>
          <w:rFonts w:hAnsi="宋体"/>
          <w:sz w:val="26"/>
          <w:szCs w:val="26"/>
        </w:rPr>
        <w:t>所述</w:t>
      </w:r>
      <w:r>
        <w:rPr>
          <w:rFonts w:hAnsi="宋体" w:hint="eastAsia"/>
          <w:sz w:val="26"/>
          <w:szCs w:val="26"/>
        </w:rPr>
        <w:t>将所述合力旋量分解为灵巧手各指尖的目标接触力的过程包括如下步骤：</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基于预先获取的物体质量、惯量和摩擦信息，通过</w:t>
      </w:r>
      <w:proofErr w:type="gramStart"/>
      <w:r>
        <w:rPr>
          <w:rFonts w:hAnsi="宋体" w:hint="eastAsia"/>
          <w:sz w:val="26"/>
          <w:szCs w:val="26"/>
        </w:rPr>
        <w:t>牛顿</w:t>
      </w:r>
      <w:r>
        <w:rPr>
          <w:rFonts w:hAnsi="宋体" w:hint="eastAsia"/>
          <w:sz w:val="26"/>
          <w:szCs w:val="26"/>
        </w:rPr>
        <w:t>-</w:t>
      </w:r>
      <w:proofErr w:type="gramEnd"/>
      <w:r>
        <w:rPr>
          <w:rFonts w:hAnsi="宋体" w:hint="eastAsia"/>
          <w:sz w:val="26"/>
          <w:szCs w:val="26"/>
        </w:rPr>
        <w:t>欧拉方程重构操作过程中物体所</w:t>
      </w:r>
      <w:r>
        <w:rPr>
          <w:rFonts w:hAnsi="宋体" w:hint="eastAsia"/>
          <w:sz w:val="26"/>
          <w:szCs w:val="26"/>
        </w:rPr>
        <w:t>需的总合力旋量；</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基于预先获取的人手各指尖接触力</w:t>
      </w:r>
      <w:proofErr w:type="gramStart"/>
      <w:r>
        <w:rPr>
          <w:rFonts w:hAnsi="宋体" w:hint="eastAsia"/>
          <w:sz w:val="26"/>
          <w:szCs w:val="26"/>
        </w:rPr>
        <w:t>的模长占</w:t>
      </w:r>
      <w:proofErr w:type="gramEnd"/>
      <w:r>
        <w:rPr>
          <w:rFonts w:hAnsi="宋体" w:hint="eastAsia"/>
          <w:sz w:val="26"/>
          <w:szCs w:val="26"/>
        </w:rPr>
        <w:t>比，计算</w:t>
      </w:r>
      <w:proofErr w:type="gramStart"/>
      <w:r>
        <w:rPr>
          <w:rFonts w:hAnsi="宋体" w:hint="eastAsia"/>
          <w:sz w:val="26"/>
          <w:szCs w:val="26"/>
        </w:rPr>
        <w:t>力分配</w:t>
      </w:r>
      <w:proofErr w:type="gramEnd"/>
      <w:r>
        <w:rPr>
          <w:rFonts w:hAnsi="宋体" w:hint="eastAsia"/>
          <w:sz w:val="26"/>
          <w:szCs w:val="26"/>
        </w:rPr>
        <w:t>比例向量，所述分配比例向量编码了操作者的</w:t>
      </w:r>
      <w:proofErr w:type="gramStart"/>
      <w:r>
        <w:rPr>
          <w:rFonts w:hAnsi="宋体" w:hint="eastAsia"/>
          <w:sz w:val="26"/>
          <w:szCs w:val="26"/>
        </w:rPr>
        <w:t>力分配</w:t>
      </w:r>
      <w:proofErr w:type="gramEnd"/>
      <w:r>
        <w:rPr>
          <w:rFonts w:hAnsi="宋体" w:hint="eastAsia"/>
          <w:sz w:val="26"/>
          <w:szCs w:val="26"/>
        </w:rPr>
        <w:t>策略；</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根据所述</w:t>
      </w:r>
      <w:proofErr w:type="gramStart"/>
      <w:r>
        <w:rPr>
          <w:rFonts w:hAnsi="宋体" w:hint="eastAsia"/>
          <w:sz w:val="26"/>
          <w:szCs w:val="26"/>
        </w:rPr>
        <w:t>力分配</w:t>
      </w:r>
      <w:proofErr w:type="gramEnd"/>
      <w:r>
        <w:rPr>
          <w:rFonts w:hAnsi="宋体" w:hint="eastAsia"/>
          <w:sz w:val="26"/>
          <w:szCs w:val="26"/>
        </w:rPr>
        <w:t>比例将所述总合力旋量分配至灵巧手各指尖，于指尖接触面法向生成目标接触力；</w:t>
      </w:r>
    </w:p>
    <w:p w:rsidR="003D5B5C" w:rsidRDefault="00FF38C1">
      <w:pPr>
        <w:spacing w:line="480" w:lineRule="atLeast"/>
        <w:ind w:firstLineChars="200" w:firstLine="520"/>
        <w:textAlignment w:val="center"/>
        <w:rPr>
          <w:sz w:val="26"/>
          <w:szCs w:val="26"/>
        </w:rPr>
      </w:pPr>
      <w:r>
        <w:rPr>
          <w:rFonts w:hAnsi="宋体" w:hint="eastAsia"/>
          <w:sz w:val="26"/>
          <w:szCs w:val="26"/>
        </w:rPr>
        <w:t>通过灵巧手的雅可比转置和动力学模型，将各指尖的目标力旋量转换为关节空间的力矩指令，实现轨迹跟踪与接触力复现的统一。</w:t>
      </w:r>
    </w:p>
    <w:p w:rsidR="003D5B5C" w:rsidRDefault="00FF38C1">
      <w:pPr>
        <w:spacing w:line="480" w:lineRule="atLeast"/>
        <w:ind w:firstLineChars="200" w:firstLine="520"/>
        <w:textAlignment w:val="center"/>
        <w:rPr>
          <w:rFonts w:hAnsi="宋体"/>
          <w:sz w:val="26"/>
          <w:szCs w:val="26"/>
        </w:rPr>
      </w:pPr>
      <w:r>
        <w:rPr>
          <w:rFonts w:hint="eastAsia"/>
          <w:sz w:val="26"/>
          <w:szCs w:val="26"/>
        </w:rPr>
        <w:t>作为优选的技术方案，</w:t>
      </w:r>
      <w:r>
        <w:rPr>
          <w:rFonts w:hAnsi="宋体"/>
          <w:sz w:val="26"/>
          <w:szCs w:val="26"/>
        </w:rPr>
        <w:t>所述</w:t>
      </w:r>
      <w:r>
        <w:rPr>
          <w:rFonts w:hAnsi="宋体" w:hint="eastAsia"/>
          <w:sz w:val="26"/>
          <w:szCs w:val="26"/>
        </w:rPr>
        <w:t>利用灵巧手的传感器反馈实时获取实际接触力，计算力跟踪误差并动态修正力映射系数和目标接触力的过程包括如下步骤：</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获取</w:t>
      </w:r>
      <w:proofErr w:type="gramStart"/>
      <w:r>
        <w:rPr>
          <w:rFonts w:hAnsi="宋体" w:hint="eastAsia"/>
          <w:sz w:val="26"/>
          <w:szCs w:val="26"/>
        </w:rPr>
        <w:t>灵巧手第</w:t>
      </w:r>
      <w:proofErr w:type="gramEnd"/>
      <w:r>
        <w:rPr>
          <w:rFonts w:hAnsi="宋体" w:hint="eastAsia"/>
          <w:sz w:val="26"/>
          <w:szCs w:val="26"/>
        </w:rPr>
        <w:t>i</w:t>
      </w:r>
      <w:proofErr w:type="gramStart"/>
      <w:r>
        <w:rPr>
          <w:rFonts w:hAnsi="宋体" w:hint="eastAsia"/>
          <w:sz w:val="26"/>
          <w:szCs w:val="26"/>
        </w:rPr>
        <w:t>个</w:t>
      </w:r>
      <w:proofErr w:type="gramEnd"/>
      <w:r>
        <w:rPr>
          <w:rFonts w:hAnsi="宋体" w:hint="eastAsia"/>
          <w:sz w:val="26"/>
          <w:szCs w:val="26"/>
        </w:rPr>
        <w:t>指尖的实际接触力，其中，所述实际接触力通过触觉传感器直接测量或由广义动量观测器基于关节电流</w:t>
      </w:r>
      <w:r>
        <w:rPr>
          <w:rFonts w:hAnsi="宋体" w:hint="eastAsia"/>
          <w:sz w:val="26"/>
          <w:szCs w:val="26"/>
        </w:rPr>
        <w:t>/</w:t>
      </w:r>
      <w:r>
        <w:rPr>
          <w:rFonts w:hAnsi="宋体" w:hint="eastAsia"/>
          <w:sz w:val="26"/>
          <w:szCs w:val="26"/>
        </w:rPr>
        <w:t>力矩信号在线估计获得；</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计算所述目标接触力与所述实际接触力之间的力跟踪误差；</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依据自适应更新</w:t>
      </w:r>
      <w:proofErr w:type="gramStart"/>
      <w:r>
        <w:rPr>
          <w:rFonts w:hAnsi="宋体" w:hint="eastAsia"/>
          <w:sz w:val="26"/>
          <w:szCs w:val="26"/>
        </w:rPr>
        <w:t>律调整</w:t>
      </w:r>
      <w:proofErr w:type="gramEnd"/>
      <w:r>
        <w:rPr>
          <w:rFonts w:hAnsi="宋体" w:hint="eastAsia"/>
          <w:sz w:val="26"/>
          <w:szCs w:val="26"/>
        </w:rPr>
        <w:t>当前指尖对应的压力</w:t>
      </w:r>
      <w:r>
        <w:rPr>
          <w:rFonts w:hAnsi="宋体" w:hint="eastAsia"/>
          <w:sz w:val="26"/>
          <w:szCs w:val="26"/>
        </w:rPr>
        <w:t>-</w:t>
      </w:r>
      <w:r>
        <w:rPr>
          <w:rFonts w:hAnsi="宋体" w:hint="eastAsia"/>
          <w:sz w:val="26"/>
          <w:szCs w:val="26"/>
        </w:rPr>
        <w:t>力转换校正系数，并利用校正后的系数重新确定所述目标接触力；</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根据</w:t>
      </w:r>
      <w:r>
        <w:rPr>
          <w:rFonts w:hAnsi="宋体" w:hint="eastAsia"/>
          <w:sz w:val="26"/>
          <w:szCs w:val="26"/>
        </w:rPr>
        <w:t>所述力跟踪误差对阻抗控制或导纳控制中的刚度参数进行自适应在线</w:t>
      </w:r>
      <w:r>
        <w:rPr>
          <w:rFonts w:hAnsi="宋体" w:hint="eastAsia"/>
          <w:sz w:val="26"/>
          <w:szCs w:val="26"/>
        </w:rPr>
        <w:lastRenderedPageBreak/>
        <w:t>更新。</w:t>
      </w:r>
    </w:p>
    <w:p w:rsidR="003D5B5C" w:rsidRDefault="00FF38C1">
      <w:pPr>
        <w:spacing w:line="480" w:lineRule="atLeast"/>
        <w:ind w:firstLineChars="200" w:firstLine="520"/>
        <w:textAlignment w:val="center"/>
        <w:rPr>
          <w:rFonts w:hAnsi="宋体"/>
          <w:sz w:val="26"/>
          <w:szCs w:val="26"/>
        </w:rPr>
      </w:pPr>
      <w:r>
        <w:rPr>
          <w:rFonts w:hint="eastAsia"/>
          <w:sz w:val="26"/>
          <w:szCs w:val="26"/>
        </w:rPr>
        <w:t>作为优选的技术方案，</w:t>
      </w:r>
      <w:r>
        <w:rPr>
          <w:rFonts w:hAnsi="宋体"/>
          <w:sz w:val="26"/>
          <w:szCs w:val="26"/>
        </w:rPr>
        <w:t>所述</w:t>
      </w:r>
      <w:r>
        <w:rPr>
          <w:rFonts w:hAnsi="宋体" w:hint="eastAsia"/>
          <w:sz w:val="26"/>
          <w:szCs w:val="26"/>
        </w:rPr>
        <w:t>运动学数据包括：大拇指、食指、中指、无名指及小指的掌指关节与近端指间关节的弯曲角度、部分关节的侧摆角度，以及通过手背</w:t>
      </w:r>
      <w:r>
        <w:rPr>
          <w:rFonts w:hAnsi="宋体" w:hint="eastAsia"/>
          <w:sz w:val="26"/>
          <w:szCs w:val="26"/>
        </w:rPr>
        <w:t>IMU</w:t>
      </w:r>
      <w:r>
        <w:rPr>
          <w:rFonts w:hAnsi="宋体" w:hint="eastAsia"/>
          <w:sz w:val="26"/>
          <w:szCs w:val="26"/>
        </w:rPr>
        <w:t>采集的</w:t>
      </w:r>
      <w:r>
        <w:rPr>
          <w:rFonts w:hAnsi="宋体" w:hint="eastAsia"/>
          <w:sz w:val="26"/>
          <w:szCs w:val="26"/>
        </w:rPr>
        <w:t>手掌三维欧拉角、手腕的三轴角速度和手腕的三轴加速度；</w:t>
      </w:r>
    </w:p>
    <w:p w:rsidR="003D5B5C" w:rsidRDefault="00FF38C1">
      <w:pPr>
        <w:spacing w:line="480" w:lineRule="atLeast"/>
        <w:ind w:firstLineChars="200" w:firstLine="520"/>
        <w:textAlignment w:val="center"/>
        <w:rPr>
          <w:sz w:val="26"/>
          <w:szCs w:val="26"/>
        </w:rPr>
      </w:pPr>
      <w:r>
        <w:rPr>
          <w:rFonts w:hAnsi="宋体" w:hint="eastAsia"/>
          <w:sz w:val="26"/>
          <w:szCs w:val="26"/>
        </w:rPr>
        <w:t>所述动力学数据包括：分布在五指指尖的薄膜压力传感器采集的法向</w:t>
      </w:r>
      <w:ins w:id="13" w:author="LYS-PC" w:date="2026-05-12T10:05:00Z">
        <w:r>
          <w:rPr>
            <w:rFonts w:hAnsi="宋体" w:hint="eastAsia"/>
            <w:sz w:val="26"/>
            <w:szCs w:val="26"/>
          </w:rPr>
          <w:t>和切向</w:t>
        </w:r>
      </w:ins>
      <w:r>
        <w:rPr>
          <w:rFonts w:hAnsi="宋体" w:hint="eastAsia"/>
          <w:sz w:val="26"/>
          <w:szCs w:val="26"/>
        </w:rPr>
        <w:t>接触压力值、手掌心区域的关键受力点压力，以及</w:t>
      </w:r>
      <w:ins w:id="14" w:author="LYS-PC" w:date="2026-05-12T10:05:00Z">
        <w:r w:rsidRPr="00FF38C1">
          <w:rPr>
            <w:rFonts w:hAnsi="宋体" w:hint="eastAsia"/>
            <w:sz w:val="26"/>
            <w:szCs w:val="26"/>
          </w:rPr>
          <w:t>根据关节运动状态和手部动力学模型估算得到的关节驱动力矩</w:t>
        </w:r>
      </w:ins>
      <w:del w:id="15" w:author="LYS-PC" w:date="2026-05-12T10:05:00Z">
        <w:r w:rsidDel="00FF38C1">
          <w:rPr>
            <w:rFonts w:hAnsi="宋体" w:hint="eastAsia"/>
            <w:sz w:val="26"/>
            <w:szCs w:val="26"/>
          </w:rPr>
          <w:delText>基于关节角度变化率并结合手部动力学模型反解估算出的关节驱动力矩</w:delText>
        </w:r>
      </w:del>
      <w:r>
        <w:rPr>
          <w:rFonts w:hAnsi="宋体" w:hint="eastAsia"/>
          <w:sz w:val="26"/>
          <w:szCs w:val="26"/>
        </w:rPr>
        <w:t>。</w:t>
      </w:r>
    </w:p>
    <w:p w:rsidR="003D5B5C" w:rsidRDefault="00FF38C1">
      <w:pPr>
        <w:spacing w:line="480" w:lineRule="atLeast"/>
        <w:ind w:firstLineChars="200" w:firstLine="520"/>
        <w:textAlignment w:val="center"/>
        <w:rPr>
          <w:rFonts w:hAnsi="宋体"/>
          <w:sz w:val="26"/>
          <w:szCs w:val="26"/>
        </w:rPr>
      </w:pPr>
      <w:r>
        <w:rPr>
          <w:rFonts w:hint="eastAsia"/>
          <w:sz w:val="26"/>
          <w:szCs w:val="26"/>
        </w:rPr>
        <w:t>作为优选的技术方案，</w:t>
      </w:r>
      <w:r>
        <w:rPr>
          <w:rFonts w:hAnsi="宋体"/>
          <w:sz w:val="26"/>
          <w:szCs w:val="26"/>
        </w:rPr>
        <w:t>对于所述</w:t>
      </w:r>
      <w:r>
        <w:rPr>
          <w:rFonts w:hAnsi="宋体" w:hint="eastAsia"/>
          <w:sz w:val="26"/>
          <w:szCs w:val="26"/>
        </w:rPr>
        <w:t>通过力</w:t>
      </w:r>
      <w:r>
        <w:rPr>
          <w:rFonts w:hAnsi="宋体" w:hint="eastAsia"/>
          <w:sz w:val="26"/>
          <w:szCs w:val="26"/>
        </w:rPr>
        <w:t>-</w:t>
      </w:r>
      <w:r>
        <w:rPr>
          <w:rFonts w:hAnsi="宋体" w:hint="eastAsia"/>
          <w:sz w:val="26"/>
          <w:szCs w:val="26"/>
        </w:rPr>
        <w:t>位协同重定向过程，</w:t>
      </w:r>
    </w:p>
    <w:p w:rsidR="003D5B5C" w:rsidRDefault="00FF38C1">
      <w:pPr>
        <w:spacing w:line="480" w:lineRule="atLeast"/>
        <w:ind w:firstLineChars="200" w:firstLine="520"/>
        <w:textAlignment w:val="center"/>
        <w:rPr>
          <w:rFonts w:hAnsi="宋体"/>
          <w:sz w:val="26"/>
          <w:szCs w:val="26"/>
        </w:rPr>
      </w:pPr>
      <w:r>
        <w:rPr>
          <w:rFonts w:hAnsi="宋体" w:hint="eastAsia"/>
          <w:sz w:val="26"/>
          <w:szCs w:val="26"/>
        </w:rPr>
        <w:t>在所述策略函数的构建与训练阶段，将所述演示数据集中的运动学数据和动力学数据转换为与硬件构型解耦的任务空间监督信号，使所述策略函数学习从历史多模态观测到目标任务空间动作</w:t>
      </w:r>
      <w:r>
        <w:rPr>
          <w:rFonts w:hAnsi="宋体" w:hint="eastAsia"/>
          <w:sz w:val="26"/>
          <w:szCs w:val="26"/>
        </w:rPr>
        <w:t>/</w:t>
      </w:r>
      <w:r>
        <w:rPr>
          <w:rFonts w:hAnsi="宋体" w:hint="eastAsia"/>
          <w:sz w:val="26"/>
          <w:szCs w:val="26"/>
        </w:rPr>
        <w:t>力输出的映射关系；</w:t>
      </w:r>
    </w:p>
    <w:p w:rsidR="003D5B5C" w:rsidRDefault="00FF38C1">
      <w:pPr>
        <w:spacing w:line="480" w:lineRule="atLeast"/>
        <w:ind w:firstLineChars="200" w:firstLine="520"/>
        <w:textAlignment w:val="center"/>
        <w:rPr>
          <w:sz w:val="26"/>
          <w:szCs w:val="26"/>
        </w:rPr>
      </w:pPr>
      <w:r>
        <w:rPr>
          <w:rFonts w:hAnsi="宋体" w:hint="eastAsia"/>
          <w:sz w:val="26"/>
          <w:szCs w:val="26"/>
        </w:rPr>
        <w:t>在执行阶段，将所述策略函数输出的任务空间目标反向投影为当前灵巧手平台的关节位置指令、力矩指令或阻抗控制参数，实现同一份演示</w:t>
      </w:r>
      <w:proofErr w:type="gramStart"/>
      <w:r>
        <w:rPr>
          <w:rFonts w:hAnsi="宋体" w:hint="eastAsia"/>
          <w:sz w:val="26"/>
          <w:szCs w:val="26"/>
        </w:rPr>
        <w:t>数据集经重定向</w:t>
      </w:r>
      <w:proofErr w:type="gramEnd"/>
      <w:r>
        <w:rPr>
          <w:rFonts w:hAnsi="宋体" w:hint="eastAsia"/>
          <w:sz w:val="26"/>
          <w:szCs w:val="26"/>
        </w:rPr>
        <w:t>后，用于</w:t>
      </w:r>
      <w:proofErr w:type="gramStart"/>
      <w:r>
        <w:rPr>
          <w:rFonts w:hAnsi="宋体" w:hint="eastAsia"/>
          <w:sz w:val="26"/>
          <w:szCs w:val="26"/>
        </w:rPr>
        <w:t>不</w:t>
      </w:r>
      <w:proofErr w:type="gramEnd"/>
      <w:r>
        <w:rPr>
          <w:rFonts w:hAnsi="宋体" w:hint="eastAsia"/>
          <w:sz w:val="26"/>
          <w:szCs w:val="26"/>
        </w:rPr>
        <w:t>同构型或不同厂家的灵巧手平台</w:t>
      </w:r>
      <w:r>
        <w:rPr>
          <w:rFonts w:hAnsi="宋体"/>
          <w:sz w:val="26"/>
          <w:szCs w:val="26"/>
        </w:rPr>
        <w:t>。</w:t>
      </w:r>
    </w:p>
    <w:p w:rsidR="003D5B5C" w:rsidRDefault="00FF38C1">
      <w:pPr>
        <w:spacing w:line="480" w:lineRule="atLeast"/>
        <w:ind w:firstLineChars="200" w:firstLine="520"/>
        <w:textAlignment w:val="center"/>
        <w:rPr>
          <w:sz w:val="26"/>
          <w:szCs w:val="26"/>
        </w:rPr>
      </w:pPr>
      <w:r>
        <w:rPr>
          <w:rFonts w:hint="eastAsia"/>
          <w:sz w:val="26"/>
          <w:szCs w:val="26"/>
        </w:rPr>
        <w:t>作为优选的技术方案，</w:t>
      </w:r>
      <w:r>
        <w:rPr>
          <w:rFonts w:hAnsi="宋体" w:hint="eastAsia"/>
          <w:sz w:val="26"/>
          <w:szCs w:val="26"/>
        </w:rPr>
        <w:t>在执行层采用带约束的逆运动学求解器，将所述力</w:t>
      </w:r>
      <w:r>
        <w:rPr>
          <w:rFonts w:hAnsi="宋体" w:hint="eastAsia"/>
          <w:sz w:val="26"/>
          <w:szCs w:val="26"/>
        </w:rPr>
        <w:t>-</w:t>
      </w:r>
      <w:r>
        <w:rPr>
          <w:rFonts w:hAnsi="宋体" w:hint="eastAsia"/>
          <w:sz w:val="26"/>
          <w:szCs w:val="26"/>
        </w:rPr>
        <w:t>位协同重定向输出的任务空间目标位姿映射到当前灵巧手的关节空间，其中，所述求解器施加的约束包括：最小关节运动约束以保持运动连续性、关节角度极限与速度限制、关节力矩限制、碰撞回避约束以及构型优化约束。</w:t>
      </w:r>
    </w:p>
    <w:p w:rsidR="003D5B5C" w:rsidRDefault="00FF38C1">
      <w:pPr>
        <w:spacing w:line="480" w:lineRule="atLeast"/>
        <w:ind w:firstLineChars="200" w:firstLine="520"/>
        <w:textAlignment w:val="center"/>
        <w:rPr>
          <w:rFonts w:hAnsi="宋体"/>
          <w:sz w:val="26"/>
          <w:szCs w:val="26"/>
        </w:rPr>
      </w:pPr>
      <w:r>
        <w:rPr>
          <w:rFonts w:hint="eastAsia"/>
          <w:sz w:val="26"/>
          <w:szCs w:val="26"/>
        </w:rPr>
        <w:t>本发明的另一个方面，提供了一种</w:t>
      </w:r>
      <w:r>
        <w:rPr>
          <w:rFonts w:hAnsi="宋体" w:hint="eastAsia"/>
          <w:sz w:val="26"/>
          <w:szCs w:val="26"/>
        </w:rPr>
        <w:t>基于人体演示数据采集与时序预测的灵巧手控</w:t>
      </w:r>
      <w:r>
        <w:rPr>
          <w:rFonts w:hAnsi="宋体" w:hint="eastAsia"/>
          <w:sz w:val="26"/>
          <w:szCs w:val="26"/>
        </w:rPr>
        <w:t>制系统</w:t>
      </w:r>
      <w:r>
        <w:rPr>
          <w:rFonts w:hAnsi="宋体"/>
          <w:sz w:val="26"/>
          <w:szCs w:val="26"/>
        </w:rPr>
        <w:t>，用于实现前</w:t>
      </w:r>
      <w:r>
        <w:rPr>
          <w:rFonts w:hAnsi="宋体" w:hint="eastAsia"/>
          <w:sz w:val="26"/>
          <w:szCs w:val="26"/>
        </w:rPr>
        <w:t>述的灵巧手控制方法，系统包括：</w:t>
      </w:r>
    </w:p>
    <w:p w:rsidR="003D5B5C" w:rsidRDefault="00FF38C1">
      <w:pPr>
        <w:spacing w:line="480" w:lineRule="atLeast"/>
        <w:ind w:firstLineChars="200" w:firstLine="520"/>
        <w:textAlignment w:val="center"/>
        <w:rPr>
          <w:kern w:val="0"/>
          <w:sz w:val="26"/>
          <w:szCs w:val="26"/>
        </w:rPr>
      </w:pPr>
      <w:proofErr w:type="gramStart"/>
      <w:r>
        <w:rPr>
          <w:rFonts w:hint="eastAsia"/>
          <w:kern w:val="0"/>
          <w:sz w:val="26"/>
          <w:szCs w:val="26"/>
        </w:rPr>
        <w:t>数采手套</w:t>
      </w:r>
      <w:proofErr w:type="gramEnd"/>
      <w:r>
        <w:rPr>
          <w:rFonts w:hint="eastAsia"/>
          <w:kern w:val="0"/>
          <w:sz w:val="26"/>
          <w:szCs w:val="26"/>
        </w:rPr>
        <w:t>，用于采集操作人员执行目标动作时的运动学数据和动力学数据；</w:t>
      </w:r>
    </w:p>
    <w:p w:rsidR="003D5B5C" w:rsidRDefault="00FF38C1">
      <w:pPr>
        <w:spacing w:line="480" w:lineRule="atLeast"/>
        <w:ind w:firstLineChars="200" w:firstLine="520"/>
        <w:textAlignment w:val="center"/>
        <w:rPr>
          <w:kern w:val="0"/>
          <w:sz w:val="26"/>
          <w:szCs w:val="26"/>
        </w:rPr>
      </w:pPr>
      <w:r>
        <w:rPr>
          <w:rFonts w:hint="eastAsia"/>
          <w:kern w:val="0"/>
          <w:sz w:val="26"/>
          <w:szCs w:val="26"/>
        </w:rPr>
        <w:t>策略函数模块，被配置为以过去</w:t>
      </w:r>
      <w:r>
        <w:rPr>
          <w:rFonts w:hint="eastAsia"/>
          <w:kern w:val="0"/>
          <w:sz w:val="26"/>
          <w:szCs w:val="26"/>
        </w:rPr>
        <w:t>K</w:t>
      </w:r>
      <w:r>
        <w:rPr>
          <w:rFonts w:hint="eastAsia"/>
          <w:kern w:val="0"/>
          <w:sz w:val="26"/>
          <w:szCs w:val="26"/>
        </w:rPr>
        <w:t>帧的历史多模态数据为输入，输出未来至少一帧包含位置与</w:t>
      </w:r>
      <w:proofErr w:type="gramStart"/>
      <w:r>
        <w:rPr>
          <w:rFonts w:hint="eastAsia"/>
          <w:kern w:val="0"/>
          <w:sz w:val="26"/>
          <w:szCs w:val="26"/>
        </w:rPr>
        <w:t>力信息</w:t>
      </w:r>
      <w:proofErr w:type="gramEnd"/>
      <w:r>
        <w:rPr>
          <w:rFonts w:hint="eastAsia"/>
          <w:kern w:val="0"/>
          <w:sz w:val="26"/>
          <w:szCs w:val="26"/>
        </w:rPr>
        <w:t>的目标动作指令，所述策略函数模块为经模仿学习训练的触觉世界动作模型，或者为基于刚体动力学与阻抗</w:t>
      </w:r>
      <w:r>
        <w:rPr>
          <w:rFonts w:hint="eastAsia"/>
          <w:kern w:val="0"/>
          <w:sz w:val="26"/>
          <w:szCs w:val="26"/>
        </w:rPr>
        <w:t>/</w:t>
      </w:r>
      <w:r>
        <w:rPr>
          <w:rFonts w:hint="eastAsia"/>
          <w:kern w:val="0"/>
          <w:sz w:val="26"/>
          <w:szCs w:val="26"/>
        </w:rPr>
        <w:t>导纳控制的传统控制器；</w:t>
      </w:r>
    </w:p>
    <w:p w:rsidR="003D5B5C" w:rsidRDefault="00FF38C1">
      <w:pPr>
        <w:spacing w:line="480" w:lineRule="atLeast"/>
        <w:ind w:firstLineChars="200" w:firstLine="520"/>
        <w:textAlignment w:val="center"/>
        <w:rPr>
          <w:kern w:val="0"/>
          <w:sz w:val="26"/>
          <w:szCs w:val="26"/>
        </w:rPr>
      </w:pPr>
      <w:r>
        <w:rPr>
          <w:rFonts w:hint="eastAsia"/>
          <w:kern w:val="0"/>
          <w:sz w:val="26"/>
          <w:szCs w:val="26"/>
        </w:rPr>
        <w:t>力</w:t>
      </w:r>
      <w:r>
        <w:rPr>
          <w:rFonts w:hint="eastAsia"/>
          <w:kern w:val="0"/>
          <w:sz w:val="26"/>
          <w:szCs w:val="26"/>
        </w:rPr>
        <w:t>-</w:t>
      </w:r>
      <w:r>
        <w:rPr>
          <w:rFonts w:hint="eastAsia"/>
          <w:kern w:val="0"/>
          <w:sz w:val="26"/>
          <w:szCs w:val="26"/>
        </w:rPr>
        <w:t>位协同重定向模块，与所述策略函数模块连接，用于将所述目标动作指令从任务空间映射为适配目标灵巧手硬件的关节空间控制输入；</w:t>
      </w:r>
    </w:p>
    <w:p w:rsidR="003D5B5C" w:rsidRDefault="00FF38C1">
      <w:pPr>
        <w:spacing w:line="480" w:lineRule="atLeast"/>
        <w:ind w:firstLineChars="200" w:firstLine="520"/>
        <w:textAlignment w:val="center"/>
        <w:rPr>
          <w:sz w:val="26"/>
          <w:szCs w:val="26"/>
        </w:rPr>
      </w:pPr>
      <w:r>
        <w:rPr>
          <w:rFonts w:hint="eastAsia"/>
          <w:kern w:val="0"/>
          <w:sz w:val="26"/>
          <w:szCs w:val="26"/>
        </w:rPr>
        <w:t>控制器，用于根据所述关节空间控制输入驱动所述灵巧手复现所述操作</w:t>
      </w:r>
      <w:r>
        <w:rPr>
          <w:rFonts w:hint="eastAsia"/>
          <w:kern w:val="0"/>
          <w:sz w:val="26"/>
          <w:szCs w:val="26"/>
        </w:rPr>
        <w:t>人员的动作，并调节接触力。</w:t>
      </w:r>
    </w:p>
    <w:p w:rsidR="003D5B5C" w:rsidRDefault="00FF38C1">
      <w:pPr>
        <w:spacing w:line="480" w:lineRule="atLeast"/>
        <w:ind w:firstLine="567"/>
        <w:textAlignment w:val="center"/>
        <w:rPr>
          <w:sz w:val="26"/>
          <w:szCs w:val="26"/>
        </w:rPr>
      </w:pPr>
      <w:r>
        <w:rPr>
          <w:rFonts w:hint="eastAsia"/>
          <w:sz w:val="26"/>
          <w:szCs w:val="26"/>
        </w:rPr>
        <w:t>与现有技术相比，本发明至少具有以下有益效果之一：</w:t>
      </w:r>
    </w:p>
    <w:p w:rsidR="003D5B5C" w:rsidRDefault="00FF38C1">
      <w:pPr>
        <w:spacing w:line="480" w:lineRule="atLeast"/>
        <w:ind w:firstLine="567"/>
        <w:textAlignment w:val="center"/>
        <w:rPr>
          <w:sz w:val="26"/>
          <w:szCs w:val="26"/>
        </w:rPr>
      </w:pPr>
      <w:r>
        <w:rPr>
          <w:rFonts w:hint="eastAsia"/>
          <w:sz w:val="26"/>
          <w:szCs w:val="26"/>
        </w:rPr>
        <w:t>（</w:t>
      </w:r>
      <w:r>
        <w:rPr>
          <w:rFonts w:hint="eastAsia"/>
          <w:sz w:val="26"/>
          <w:szCs w:val="26"/>
        </w:rPr>
        <w:t>1</w:t>
      </w:r>
      <w:r>
        <w:rPr>
          <w:rFonts w:hint="eastAsia"/>
          <w:sz w:val="26"/>
          <w:szCs w:val="26"/>
        </w:rPr>
        <w:t>）充分考虑动力学信息对模仿学习的影响：本发明略函数同时学习运动学</w:t>
      </w:r>
      <w:r>
        <w:rPr>
          <w:rFonts w:hint="eastAsia"/>
          <w:sz w:val="26"/>
          <w:szCs w:val="26"/>
        </w:rPr>
        <w:lastRenderedPageBreak/>
        <w:t>与动力学特征，在深度神经网络实施方式中，通过引入包含动作预测损失和动力学一致性损失项的双损失函数进行训练，强制模型学习接触力的演化规律和受力转折点。在传统控制实施方式中，直接基于刚体动力学模型结合阻抗控制、导纳控制或力</w:t>
      </w:r>
      <w:r>
        <w:rPr>
          <w:rFonts w:hint="eastAsia"/>
          <w:sz w:val="26"/>
          <w:szCs w:val="26"/>
        </w:rPr>
        <w:t>/</w:t>
      </w:r>
      <w:r>
        <w:rPr>
          <w:rFonts w:hint="eastAsia"/>
          <w:sz w:val="26"/>
          <w:szCs w:val="26"/>
        </w:rPr>
        <w:t>位混合控制，生成包含位置与力的复合控制指令。使得灵巧手在复现动作轨迹的同时，能够精确调控与环境的接触力，提高了拧螺丝、抓取易碎品等力敏感复杂</w:t>
      </w:r>
      <w:r>
        <w:rPr>
          <w:rFonts w:hint="eastAsia"/>
          <w:sz w:val="26"/>
          <w:szCs w:val="26"/>
        </w:rPr>
        <w:t>操作任务的成功率与执行稳定性，避免因力控失准造成的滑移、挤压损坏等失败情况。</w:t>
      </w:r>
    </w:p>
    <w:p w:rsidR="003D5B5C" w:rsidRDefault="00FF38C1">
      <w:pPr>
        <w:spacing w:line="480" w:lineRule="atLeast"/>
        <w:ind w:firstLine="567"/>
        <w:textAlignment w:val="center"/>
        <w:rPr>
          <w:sz w:val="26"/>
          <w:szCs w:val="26"/>
        </w:rPr>
      </w:pPr>
      <w:r>
        <w:rPr>
          <w:rFonts w:hint="eastAsia"/>
          <w:sz w:val="26"/>
          <w:szCs w:val="26"/>
        </w:rPr>
        <w:t>（</w:t>
      </w:r>
      <w:r>
        <w:rPr>
          <w:rFonts w:hint="eastAsia"/>
          <w:sz w:val="26"/>
          <w:szCs w:val="26"/>
        </w:rPr>
        <w:t>2</w:t>
      </w:r>
      <w:r>
        <w:rPr>
          <w:rFonts w:hint="eastAsia"/>
          <w:sz w:val="26"/>
          <w:szCs w:val="26"/>
        </w:rPr>
        <w:t>）人工示教数据依赖性低：本发明当策略函数为传统控制模型时，利用物理规律的确定性，将问题转化为参数辨识，仅需少量激励轨迹数据即可通过最小二乘法解算系统参数。当采用可学习模型（触觉世界动作模型）时，结合数据增强技术和对多模态交互的深度理解，提升每条数据的利用效率，并利用模型的闭环预测能力对海量执行数据进行自动标注，驱动模型持续进化，降低对</w:t>
      </w:r>
      <w:proofErr w:type="gramStart"/>
      <w:r>
        <w:rPr>
          <w:rFonts w:hint="eastAsia"/>
          <w:sz w:val="26"/>
          <w:szCs w:val="26"/>
        </w:rPr>
        <w:t>人工精标演示</w:t>
      </w:r>
      <w:proofErr w:type="gramEnd"/>
      <w:r>
        <w:rPr>
          <w:rFonts w:hint="eastAsia"/>
          <w:sz w:val="26"/>
          <w:szCs w:val="26"/>
        </w:rPr>
        <w:t>数据量的依赖，降低数据采集成本，缩短物理模型的参数辨识时间。</w:t>
      </w:r>
    </w:p>
    <w:p w:rsidR="003D5B5C" w:rsidRDefault="00FF38C1">
      <w:pPr>
        <w:spacing w:line="480" w:lineRule="atLeast"/>
        <w:ind w:firstLine="567"/>
        <w:textAlignment w:val="center"/>
        <w:rPr>
          <w:sz w:val="26"/>
          <w:szCs w:val="26"/>
        </w:rPr>
      </w:pPr>
      <w:r>
        <w:rPr>
          <w:rFonts w:hint="eastAsia"/>
          <w:sz w:val="26"/>
          <w:szCs w:val="26"/>
        </w:rPr>
        <w:t>（</w:t>
      </w:r>
      <w:r>
        <w:rPr>
          <w:rFonts w:hint="eastAsia"/>
          <w:sz w:val="26"/>
          <w:szCs w:val="26"/>
        </w:rPr>
        <w:t>3</w:t>
      </w:r>
      <w:r>
        <w:rPr>
          <w:rFonts w:hint="eastAsia"/>
          <w:sz w:val="26"/>
          <w:szCs w:val="26"/>
        </w:rPr>
        <w:t>）充分考虑数据采</w:t>
      </w:r>
      <w:r>
        <w:rPr>
          <w:rFonts w:hint="eastAsia"/>
          <w:sz w:val="26"/>
          <w:szCs w:val="26"/>
        </w:rPr>
        <w:t>集端与动作执行</w:t>
      </w:r>
      <w:proofErr w:type="gramStart"/>
      <w:r>
        <w:rPr>
          <w:rFonts w:hint="eastAsia"/>
          <w:sz w:val="26"/>
          <w:szCs w:val="26"/>
        </w:rPr>
        <w:t>端存在</w:t>
      </w:r>
      <w:proofErr w:type="gramEnd"/>
      <w:r>
        <w:rPr>
          <w:rFonts w:hint="eastAsia"/>
          <w:sz w:val="26"/>
          <w:szCs w:val="26"/>
        </w:rPr>
        <w:t>差异：本发明提供了力</w:t>
      </w:r>
      <w:r>
        <w:rPr>
          <w:rFonts w:hint="eastAsia"/>
          <w:sz w:val="26"/>
          <w:szCs w:val="26"/>
        </w:rPr>
        <w:t>-</w:t>
      </w:r>
      <w:r>
        <w:rPr>
          <w:rFonts w:hint="eastAsia"/>
          <w:sz w:val="26"/>
          <w:szCs w:val="26"/>
        </w:rPr>
        <w:t>位协同重定向框架，通过将人手数据抽象为硬件无关的任务空间描述；利用非线性缩放函数和旋转解耦策略将人手指尖运动映射至灵巧手工作空间；重构灵巧手各指尖的目标接触力与力矩；利用灵巧手自身传感器的力反馈进行在线自适应校准，闭环补偿残余的力映射偏差。使灵巧手不仅能形似地跟踪人手的空间轨迹，更能神似地复现人类操作者的力控逻辑和接触力分配策略，实现了数据采集端与执行端的解耦。</w:t>
      </w:r>
    </w:p>
    <w:p w:rsidR="003D5B5C" w:rsidRDefault="00FF38C1">
      <w:pPr>
        <w:spacing w:line="480" w:lineRule="atLeast"/>
        <w:ind w:firstLine="567"/>
        <w:textAlignment w:val="center"/>
        <w:rPr>
          <w:rFonts w:ascii="宋体"/>
          <w:sz w:val="26"/>
          <w:szCs w:val="26"/>
        </w:rPr>
      </w:pPr>
      <w:r>
        <w:rPr>
          <w:rFonts w:hint="eastAsia"/>
          <w:sz w:val="26"/>
          <w:szCs w:val="26"/>
        </w:rPr>
        <w:t>（</w:t>
      </w:r>
      <w:r>
        <w:rPr>
          <w:rFonts w:hint="eastAsia"/>
          <w:sz w:val="26"/>
          <w:szCs w:val="26"/>
        </w:rPr>
        <w:t>4</w:t>
      </w:r>
      <w:r>
        <w:rPr>
          <w:rFonts w:hint="eastAsia"/>
          <w:sz w:val="26"/>
          <w:szCs w:val="26"/>
        </w:rPr>
        <w:t>）实现运动技能的快速迁移：通过构建硬件无关的任务空间操控策略层，使策略函数学习的是从多模态观测到目标</w:t>
      </w:r>
      <w:r>
        <w:rPr>
          <w:rFonts w:hint="eastAsia"/>
          <w:sz w:val="26"/>
          <w:szCs w:val="26"/>
        </w:rPr>
        <w:t>任务空间动作</w:t>
      </w:r>
      <w:r>
        <w:rPr>
          <w:rFonts w:hint="eastAsia"/>
          <w:sz w:val="26"/>
          <w:szCs w:val="26"/>
        </w:rPr>
        <w:t>/</w:t>
      </w:r>
      <w:r>
        <w:rPr>
          <w:rFonts w:hint="eastAsia"/>
          <w:sz w:val="26"/>
          <w:szCs w:val="26"/>
        </w:rPr>
        <w:t>力的映射，而非与特定硬件绑定的关节映射。当迁移至新平台时，无需重新采集演示数据和训练模型，仅需增加针对新硬件的动力学参数辨识步骤，并将其填入控制器和执行层的逆运动学约束求解器中。实现了一次采集，多平台通用的跨本体技能迁移。</w:t>
      </w:r>
    </w:p>
    <w:p w:rsidR="003D5B5C" w:rsidRDefault="003D5B5C">
      <w:pPr>
        <w:spacing w:line="480" w:lineRule="exact"/>
        <w:ind w:firstLine="567"/>
        <w:rPr>
          <w:sz w:val="26"/>
          <w:szCs w:val="26"/>
          <w:u w:val="single"/>
        </w:rPr>
      </w:pPr>
    </w:p>
    <w:p w:rsidR="003D5B5C" w:rsidRDefault="00FF38C1">
      <w:pPr>
        <w:spacing w:line="480" w:lineRule="exact"/>
        <w:ind w:firstLine="567"/>
        <w:rPr>
          <w:sz w:val="26"/>
          <w:szCs w:val="26"/>
          <w:u w:val="single"/>
        </w:rPr>
      </w:pPr>
      <w:r>
        <w:rPr>
          <w:rFonts w:hint="eastAsia"/>
          <w:sz w:val="26"/>
          <w:szCs w:val="26"/>
          <w:u w:val="single"/>
        </w:rPr>
        <w:t>附图说明</w:t>
      </w:r>
    </w:p>
    <w:p w:rsidR="003D5B5C" w:rsidRDefault="00FF38C1">
      <w:pPr>
        <w:spacing w:line="480" w:lineRule="exact"/>
        <w:ind w:firstLine="567"/>
        <w:rPr>
          <w:sz w:val="26"/>
          <w:szCs w:val="26"/>
        </w:rPr>
      </w:pPr>
      <w:r>
        <w:rPr>
          <w:rFonts w:hint="eastAsia"/>
          <w:sz w:val="26"/>
          <w:szCs w:val="26"/>
        </w:rPr>
        <w:t>图</w:t>
      </w:r>
      <w:r>
        <w:rPr>
          <w:rFonts w:hint="eastAsia"/>
          <w:sz w:val="26"/>
          <w:szCs w:val="26"/>
        </w:rPr>
        <w:t>1</w:t>
      </w:r>
      <w:r>
        <w:rPr>
          <w:rFonts w:hint="eastAsia"/>
          <w:sz w:val="26"/>
          <w:szCs w:val="26"/>
        </w:rPr>
        <w:t>为实施例中基于人体演示数据采集与时序预测的灵巧手控制方法的流程图；</w:t>
      </w:r>
    </w:p>
    <w:p w:rsidR="003D5B5C" w:rsidRDefault="00FF38C1">
      <w:pPr>
        <w:spacing w:line="480" w:lineRule="exact"/>
        <w:ind w:firstLine="567"/>
        <w:rPr>
          <w:sz w:val="26"/>
          <w:szCs w:val="26"/>
        </w:rPr>
      </w:pPr>
      <w:r>
        <w:rPr>
          <w:rFonts w:hint="eastAsia"/>
          <w:sz w:val="26"/>
          <w:szCs w:val="26"/>
        </w:rPr>
        <w:t>图</w:t>
      </w:r>
      <w:r>
        <w:rPr>
          <w:rFonts w:hint="eastAsia"/>
          <w:sz w:val="26"/>
          <w:szCs w:val="26"/>
        </w:rPr>
        <w:t>2</w:t>
      </w:r>
      <w:r>
        <w:rPr>
          <w:rFonts w:hint="eastAsia"/>
          <w:sz w:val="26"/>
          <w:szCs w:val="26"/>
        </w:rPr>
        <w:t>为实施例中灵巧</w:t>
      </w:r>
      <w:proofErr w:type="gramStart"/>
      <w:r>
        <w:rPr>
          <w:rFonts w:hint="eastAsia"/>
          <w:sz w:val="26"/>
          <w:szCs w:val="26"/>
        </w:rPr>
        <w:t>手执行</w:t>
      </w:r>
      <w:proofErr w:type="gramEnd"/>
      <w:r>
        <w:rPr>
          <w:rFonts w:hint="eastAsia"/>
          <w:sz w:val="26"/>
          <w:szCs w:val="26"/>
        </w:rPr>
        <w:t>人的动作的流程图；</w:t>
      </w:r>
    </w:p>
    <w:p w:rsidR="003D5B5C" w:rsidRDefault="00FF38C1">
      <w:pPr>
        <w:spacing w:line="480" w:lineRule="exact"/>
        <w:ind w:firstLine="567"/>
        <w:rPr>
          <w:sz w:val="26"/>
          <w:szCs w:val="26"/>
        </w:rPr>
      </w:pPr>
      <w:r>
        <w:rPr>
          <w:sz w:val="26"/>
          <w:szCs w:val="26"/>
        </w:rPr>
        <w:t>图</w:t>
      </w:r>
      <w:r>
        <w:rPr>
          <w:rFonts w:hint="eastAsia"/>
          <w:sz w:val="26"/>
          <w:szCs w:val="26"/>
        </w:rPr>
        <w:t>3</w:t>
      </w:r>
      <w:r>
        <w:rPr>
          <w:rFonts w:hint="eastAsia"/>
          <w:sz w:val="26"/>
          <w:szCs w:val="26"/>
        </w:rPr>
        <w:t>为实施例中力</w:t>
      </w:r>
      <w:r>
        <w:rPr>
          <w:rFonts w:hint="eastAsia"/>
          <w:sz w:val="26"/>
          <w:szCs w:val="26"/>
        </w:rPr>
        <w:t>-</w:t>
      </w:r>
      <w:r>
        <w:rPr>
          <w:rFonts w:hint="eastAsia"/>
          <w:sz w:val="26"/>
          <w:szCs w:val="26"/>
        </w:rPr>
        <w:t>位协同重定向的流程图；</w:t>
      </w:r>
    </w:p>
    <w:p w:rsidR="003D5B5C" w:rsidRDefault="00FF38C1">
      <w:pPr>
        <w:spacing w:line="480" w:lineRule="exact"/>
        <w:ind w:firstLine="567"/>
        <w:rPr>
          <w:sz w:val="26"/>
          <w:szCs w:val="26"/>
        </w:rPr>
      </w:pPr>
      <w:r>
        <w:rPr>
          <w:rFonts w:hint="eastAsia"/>
          <w:sz w:val="26"/>
          <w:szCs w:val="26"/>
        </w:rPr>
        <w:lastRenderedPageBreak/>
        <w:t>图</w:t>
      </w:r>
      <w:r>
        <w:rPr>
          <w:rFonts w:hint="eastAsia"/>
          <w:sz w:val="26"/>
          <w:szCs w:val="26"/>
        </w:rPr>
        <w:t>4</w:t>
      </w:r>
      <w:r>
        <w:rPr>
          <w:rFonts w:hint="eastAsia"/>
          <w:sz w:val="26"/>
          <w:szCs w:val="26"/>
        </w:rPr>
        <w:t>为实施例中基于人体演示数据采集与时序预测的灵巧手控制系统的示意图。</w:t>
      </w:r>
    </w:p>
    <w:p w:rsidR="003D5B5C" w:rsidRDefault="003D5B5C">
      <w:pPr>
        <w:spacing w:line="480" w:lineRule="exact"/>
        <w:ind w:firstLine="567"/>
        <w:rPr>
          <w:rFonts w:ascii="宋体"/>
          <w:sz w:val="26"/>
          <w:szCs w:val="26"/>
        </w:rPr>
      </w:pPr>
    </w:p>
    <w:p w:rsidR="003D5B5C" w:rsidRDefault="00FF38C1">
      <w:pPr>
        <w:spacing w:line="480" w:lineRule="atLeast"/>
        <w:ind w:firstLine="567"/>
        <w:textAlignment w:val="center"/>
        <w:rPr>
          <w:sz w:val="26"/>
          <w:szCs w:val="26"/>
          <w:u w:val="single"/>
        </w:rPr>
      </w:pPr>
      <w:r>
        <w:rPr>
          <w:rFonts w:hint="eastAsia"/>
          <w:sz w:val="26"/>
          <w:szCs w:val="26"/>
          <w:u w:val="single"/>
        </w:rPr>
        <w:t>具体实施方式</w:t>
      </w:r>
    </w:p>
    <w:p w:rsidR="003D5B5C" w:rsidRDefault="00FF38C1">
      <w:pPr>
        <w:spacing w:line="480" w:lineRule="atLeast"/>
        <w:ind w:firstLineChars="200" w:firstLine="520"/>
        <w:textAlignment w:val="center"/>
        <w:rPr>
          <w:sz w:val="26"/>
          <w:szCs w:val="26"/>
        </w:rPr>
      </w:pPr>
      <w:r>
        <w:rPr>
          <w:rFonts w:hint="eastAsia"/>
          <w:sz w:val="26"/>
          <w:szCs w:val="26"/>
        </w:rPr>
        <w:t>下面将结合本发明实施例中的附图，对本发明实施例中的技术方案进行清楚、完整地描述，显然，所描述的实施例是本发明的一部分实施例，而不是全部实施例。基于本发明中的实施例，本领域普通技术人员在没有做出创造性劳动的前提下所获得的所有其他实施例，都应属于本发明保护的范围。</w:t>
      </w:r>
    </w:p>
    <w:p w:rsidR="003D5B5C" w:rsidRDefault="00FF38C1">
      <w:pPr>
        <w:spacing w:line="480" w:lineRule="atLeast"/>
        <w:ind w:firstLineChars="200" w:firstLine="520"/>
        <w:textAlignment w:val="center"/>
        <w:rPr>
          <w:sz w:val="26"/>
          <w:szCs w:val="26"/>
        </w:rPr>
      </w:pPr>
      <w:r>
        <w:rPr>
          <w:rFonts w:hint="eastAsia"/>
          <w:sz w:val="26"/>
          <w:szCs w:val="26"/>
        </w:rPr>
        <w:t>实施例</w:t>
      </w:r>
      <w:r>
        <w:rPr>
          <w:rFonts w:hint="eastAsia"/>
          <w:sz w:val="26"/>
          <w:szCs w:val="26"/>
        </w:rPr>
        <w:t>1</w:t>
      </w:r>
    </w:p>
    <w:p w:rsidR="003D5B5C" w:rsidRDefault="00FF38C1">
      <w:pPr>
        <w:spacing w:line="480" w:lineRule="atLeast"/>
        <w:ind w:firstLineChars="200" w:firstLine="520"/>
        <w:textAlignment w:val="center"/>
        <w:rPr>
          <w:sz w:val="26"/>
          <w:szCs w:val="26"/>
        </w:rPr>
      </w:pPr>
      <w:r>
        <w:rPr>
          <w:rFonts w:hint="eastAsia"/>
          <w:sz w:val="26"/>
          <w:szCs w:val="26"/>
        </w:rPr>
        <w:t>针对前述现有技术存在的问题，本实施</w:t>
      </w:r>
      <w:proofErr w:type="gramStart"/>
      <w:r>
        <w:rPr>
          <w:rFonts w:hint="eastAsia"/>
          <w:sz w:val="26"/>
          <w:szCs w:val="26"/>
        </w:rPr>
        <w:t>例提供</w:t>
      </w:r>
      <w:proofErr w:type="gramEnd"/>
      <w:r>
        <w:rPr>
          <w:rFonts w:hint="eastAsia"/>
          <w:sz w:val="26"/>
          <w:szCs w:val="26"/>
        </w:rPr>
        <w:t>了一种基于人体演示数据采集与时序预测的灵巧手控制方法，本方法并不直接将人手动作实时映射给灵巧手，而是采用先采集演示数据、后训练预测模型、再进行自主控制的技术路线。</w:t>
      </w:r>
    </w:p>
    <w:p w:rsidR="003D5B5C" w:rsidRDefault="00FF38C1">
      <w:pPr>
        <w:spacing w:line="480" w:lineRule="atLeast"/>
        <w:ind w:firstLineChars="200" w:firstLine="520"/>
        <w:textAlignment w:val="center"/>
        <w:rPr>
          <w:sz w:val="26"/>
          <w:szCs w:val="26"/>
        </w:rPr>
      </w:pPr>
      <w:r>
        <w:rPr>
          <w:rFonts w:hint="eastAsia"/>
          <w:sz w:val="26"/>
          <w:szCs w:val="26"/>
        </w:rPr>
        <w:t>参见图</w:t>
      </w:r>
      <w:r>
        <w:rPr>
          <w:rFonts w:hint="eastAsia"/>
          <w:sz w:val="26"/>
          <w:szCs w:val="26"/>
        </w:rPr>
        <w:t>1</w:t>
      </w:r>
      <w:r>
        <w:rPr>
          <w:rFonts w:hint="eastAsia"/>
          <w:sz w:val="26"/>
          <w:szCs w:val="26"/>
        </w:rPr>
        <w:t>，方法包括如下步骤：</w:t>
      </w:r>
    </w:p>
    <w:p w:rsidR="003D5B5C" w:rsidRDefault="00FF38C1">
      <w:pPr>
        <w:spacing w:line="480" w:lineRule="atLeast"/>
        <w:ind w:firstLineChars="200" w:firstLine="520"/>
        <w:textAlignment w:val="center"/>
        <w:rPr>
          <w:sz w:val="26"/>
          <w:szCs w:val="26"/>
        </w:rPr>
      </w:pPr>
      <w:r>
        <w:rPr>
          <w:rFonts w:hint="eastAsia"/>
          <w:sz w:val="26"/>
          <w:szCs w:val="26"/>
        </w:rPr>
        <w:t>步骤</w:t>
      </w:r>
      <w:r>
        <w:rPr>
          <w:rFonts w:hint="eastAsia"/>
          <w:sz w:val="26"/>
          <w:szCs w:val="26"/>
        </w:rPr>
        <w:t>S</w:t>
      </w:r>
      <w:r>
        <w:rPr>
          <w:rFonts w:hint="eastAsia"/>
          <w:sz w:val="26"/>
          <w:szCs w:val="26"/>
        </w:rPr>
        <w:t>1</w:t>
      </w:r>
      <w:r>
        <w:rPr>
          <w:rFonts w:hint="eastAsia"/>
          <w:sz w:val="26"/>
          <w:szCs w:val="26"/>
        </w:rPr>
        <w:t>，由仿真环境或佩戴高</w:t>
      </w:r>
      <w:proofErr w:type="gramStart"/>
      <w:r>
        <w:rPr>
          <w:rFonts w:hint="eastAsia"/>
          <w:sz w:val="26"/>
          <w:szCs w:val="26"/>
        </w:rPr>
        <w:t>精度数采手套</w:t>
      </w:r>
      <w:proofErr w:type="gramEnd"/>
      <w:r>
        <w:rPr>
          <w:rFonts w:hint="eastAsia"/>
          <w:sz w:val="26"/>
          <w:szCs w:val="26"/>
        </w:rPr>
        <w:t>的操作人员完成特定的目标动作。</w:t>
      </w:r>
    </w:p>
    <w:p w:rsidR="003D5B5C" w:rsidRDefault="00FF38C1">
      <w:pPr>
        <w:spacing w:line="480" w:lineRule="atLeast"/>
        <w:ind w:firstLineChars="200" w:firstLine="520"/>
        <w:textAlignment w:val="center"/>
        <w:rPr>
          <w:sz w:val="26"/>
          <w:szCs w:val="26"/>
        </w:rPr>
      </w:pPr>
      <w:r>
        <w:rPr>
          <w:rFonts w:hint="eastAsia"/>
          <w:sz w:val="26"/>
          <w:szCs w:val="26"/>
        </w:rPr>
        <w:t>本步骤为数据采集步骤，由仿真环境或佩戴高</w:t>
      </w:r>
      <w:proofErr w:type="gramStart"/>
      <w:r>
        <w:rPr>
          <w:rFonts w:hint="eastAsia"/>
          <w:sz w:val="26"/>
          <w:szCs w:val="26"/>
        </w:rPr>
        <w:t>精度数采手套</w:t>
      </w:r>
      <w:proofErr w:type="gramEnd"/>
      <w:r>
        <w:rPr>
          <w:rFonts w:hint="eastAsia"/>
          <w:sz w:val="26"/>
          <w:szCs w:val="26"/>
        </w:rPr>
        <w:t>的操作人员完成特定的目标动作，例如</w:t>
      </w:r>
      <w:proofErr w:type="gramStart"/>
      <w:r>
        <w:rPr>
          <w:rFonts w:hint="eastAsia"/>
          <w:sz w:val="26"/>
          <w:szCs w:val="26"/>
        </w:rPr>
        <w:t>拧</w:t>
      </w:r>
      <w:proofErr w:type="gramEnd"/>
      <w:r>
        <w:rPr>
          <w:rFonts w:hint="eastAsia"/>
          <w:sz w:val="26"/>
          <w:szCs w:val="26"/>
        </w:rPr>
        <w:t>螺丝、抓取易碎品等。</w:t>
      </w:r>
      <w:proofErr w:type="gramStart"/>
      <w:r>
        <w:rPr>
          <w:rFonts w:hint="eastAsia"/>
          <w:sz w:val="26"/>
          <w:szCs w:val="26"/>
        </w:rPr>
        <w:t>数采手套</w:t>
      </w:r>
      <w:proofErr w:type="gramEnd"/>
      <w:r>
        <w:rPr>
          <w:rFonts w:hint="eastAsia"/>
          <w:sz w:val="26"/>
          <w:szCs w:val="26"/>
        </w:rPr>
        <w:t>配备了多模态传感器，配备了八个传感器的位置和形状，用于同步记录动作全过程的运动学数据和动力学数据。</w:t>
      </w:r>
    </w:p>
    <w:p w:rsidR="003D5B5C" w:rsidRDefault="00FF38C1">
      <w:pPr>
        <w:spacing w:line="480" w:lineRule="atLeast"/>
        <w:ind w:firstLineChars="200" w:firstLine="520"/>
        <w:textAlignment w:val="center"/>
        <w:rPr>
          <w:sz w:val="26"/>
          <w:szCs w:val="26"/>
        </w:rPr>
      </w:pPr>
      <w:r>
        <w:rPr>
          <w:rFonts w:hint="eastAsia"/>
          <w:sz w:val="26"/>
          <w:szCs w:val="26"/>
        </w:rPr>
        <w:t>其中，运动学数据具体包括：大拇指、食指、中指、无名指及小指的掌指关节与近端指间关节的弯曲角度、部分关节的侧摆角度，以及通过手背</w:t>
      </w:r>
      <w:r>
        <w:rPr>
          <w:rFonts w:hint="eastAsia"/>
          <w:sz w:val="26"/>
          <w:szCs w:val="26"/>
        </w:rPr>
        <w:t>IMU</w:t>
      </w:r>
      <w:r>
        <w:rPr>
          <w:rFonts w:hint="eastAsia"/>
          <w:sz w:val="26"/>
          <w:szCs w:val="26"/>
        </w:rPr>
        <w:t>采集的手掌三维欧拉角、手腕的三轴角速度和三轴加速度。</w:t>
      </w:r>
    </w:p>
    <w:p w:rsidR="003D5B5C" w:rsidRDefault="00FF38C1">
      <w:pPr>
        <w:spacing w:line="480" w:lineRule="atLeast"/>
        <w:ind w:firstLineChars="200" w:firstLine="520"/>
        <w:textAlignment w:val="center"/>
        <w:rPr>
          <w:sz w:val="26"/>
          <w:szCs w:val="26"/>
        </w:rPr>
      </w:pPr>
      <w:r>
        <w:rPr>
          <w:rFonts w:hint="eastAsia"/>
          <w:sz w:val="26"/>
          <w:szCs w:val="26"/>
        </w:rPr>
        <w:t>其中，动力学数据具体包括：分布在手套五指指尖薄膜压力传感器采集的法向接触压力值、手掌心区域的关键受力点压力，以及基于关节角度变化率并结合手部动力学</w:t>
      </w:r>
      <w:proofErr w:type="gramStart"/>
      <w:r>
        <w:rPr>
          <w:rFonts w:hint="eastAsia"/>
          <w:sz w:val="26"/>
          <w:szCs w:val="26"/>
        </w:rPr>
        <w:t>模型反解估算</w:t>
      </w:r>
      <w:proofErr w:type="gramEnd"/>
      <w:r>
        <w:rPr>
          <w:rFonts w:hint="eastAsia"/>
          <w:sz w:val="26"/>
          <w:szCs w:val="26"/>
        </w:rPr>
        <w:t>出的关节驱动力矩。</w:t>
      </w:r>
    </w:p>
    <w:p w:rsidR="003D5B5C" w:rsidRDefault="00FF38C1">
      <w:pPr>
        <w:spacing w:line="480" w:lineRule="atLeast"/>
        <w:ind w:firstLineChars="200" w:firstLine="520"/>
        <w:textAlignment w:val="center"/>
        <w:rPr>
          <w:sz w:val="26"/>
          <w:szCs w:val="26"/>
        </w:rPr>
      </w:pPr>
      <w:r>
        <w:rPr>
          <w:rFonts w:hint="eastAsia"/>
          <w:sz w:val="26"/>
          <w:szCs w:val="26"/>
        </w:rPr>
        <w:t>上述数据</w:t>
      </w:r>
      <w:proofErr w:type="gramStart"/>
      <w:r>
        <w:rPr>
          <w:rFonts w:hint="eastAsia"/>
          <w:sz w:val="26"/>
          <w:szCs w:val="26"/>
        </w:rPr>
        <w:t>按时间戳对齐</w:t>
      </w:r>
      <w:proofErr w:type="gramEnd"/>
      <w:r>
        <w:rPr>
          <w:rFonts w:hint="eastAsia"/>
          <w:sz w:val="26"/>
          <w:szCs w:val="26"/>
        </w:rPr>
        <w:t>，形成包含完整动作</w:t>
      </w:r>
      <w:r>
        <w:rPr>
          <w:rFonts w:hint="eastAsia"/>
          <w:sz w:val="26"/>
          <w:szCs w:val="26"/>
        </w:rPr>
        <w:t>-</w:t>
      </w:r>
      <w:proofErr w:type="gramStart"/>
      <w:r>
        <w:rPr>
          <w:rFonts w:hint="eastAsia"/>
          <w:sz w:val="26"/>
          <w:szCs w:val="26"/>
        </w:rPr>
        <w:t>力特征</w:t>
      </w:r>
      <w:proofErr w:type="gramEnd"/>
      <w:r>
        <w:rPr>
          <w:rFonts w:hint="eastAsia"/>
          <w:sz w:val="26"/>
          <w:szCs w:val="26"/>
        </w:rPr>
        <w:t>的演示数据集。</w:t>
      </w:r>
    </w:p>
    <w:p w:rsidR="003D5B5C" w:rsidRDefault="00FF38C1">
      <w:pPr>
        <w:spacing w:line="480" w:lineRule="atLeast"/>
        <w:ind w:firstLineChars="200" w:firstLine="520"/>
        <w:textAlignment w:val="center"/>
        <w:rPr>
          <w:sz w:val="26"/>
          <w:szCs w:val="26"/>
        </w:rPr>
      </w:pPr>
      <w:r>
        <w:rPr>
          <w:rFonts w:hint="eastAsia"/>
          <w:sz w:val="26"/>
          <w:szCs w:val="26"/>
        </w:rPr>
        <w:t>步骤</w:t>
      </w:r>
      <w:r>
        <w:rPr>
          <w:rFonts w:hint="eastAsia"/>
          <w:sz w:val="26"/>
          <w:szCs w:val="26"/>
        </w:rPr>
        <w:t>S2</w:t>
      </w:r>
      <w:r>
        <w:rPr>
          <w:rFonts w:hint="eastAsia"/>
          <w:sz w:val="26"/>
          <w:szCs w:val="26"/>
        </w:rPr>
        <w:t>，带有触觉的灵巧手根据运动学、动力学和策略函数重复人的动作。</w:t>
      </w:r>
    </w:p>
    <w:p w:rsidR="003D5B5C" w:rsidRDefault="00FF38C1">
      <w:pPr>
        <w:spacing w:line="480" w:lineRule="atLeast"/>
        <w:ind w:firstLineChars="200" w:firstLine="520"/>
        <w:textAlignment w:val="center"/>
        <w:rPr>
          <w:sz w:val="26"/>
          <w:szCs w:val="26"/>
        </w:rPr>
      </w:pPr>
      <w:r>
        <w:rPr>
          <w:rFonts w:hint="eastAsia"/>
          <w:sz w:val="26"/>
          <w:szCs w:val="26"/>
        </w:rPr>
        <w:t>使用带有或不带有触觉传感器的灵巧手作为执行机构，包括以下步骤：构建</w:t>
      </w:r>
      <w:proofErr w:type="gramStart"/>
      <w:r>
        <w:rPr>
          <w:rFonts w:hint="eastAsia"/>
          <w:sz w:val="26"/>
          <w:szCs w:val="26"/>
        </w:rPr>
        <w:t>一</w:t>
      </w:r>
      <w:proofErr w:type="gramEnd"/>
      <w:r>
        <w:rPr>
          <w:rFonts w:hint="eastAsia"/>
          <w:sz w:val="26"/>
          <w:szCs w:val="26"/>
        </w:rPr>
        <w:t>策略函数，策略函数被配置为建立从历史数据到未来动作指令的映射，构建触觉世界动作模型（</w:t>
      </w:r>
      <w:r>
        <w:rPr>
          <w:rFonts w:hint="eastAsia"/>
          <w:sz w:val="26"/>
          <w:szCs w:val="26"/>
        </w:rPr>
        <w:t>Tactile World Action Mode</w:t>
      </w:r>
      <w:r>
        <w:rPr>
          <w:rFonts w:hint="eastAsia"/>
          <w:sz w:val="26"/>
          <w:szCs w:val="26"/>
        </w:rPr>
        <w:t>l</w:t>
      </w:r>
      <w:r>
        <w:rPr>
          <w:rFonts w:hint="eastAsia"/>
          <w:sz w:val="26"/>
          <w:szCs w:val="26"/>
        </w:rPr>
        <w:t>，</w:t>
      </w:r>
      <w:r>
        <w:rPr>
          <w:rFonts w:hint="eastAsia"/>
          <w:sz w:val="26"/>
          <w:szCs w:val="26"/>
        </w:rPr>
        <w:t>TWAM</w:t>
      </w:r>
      <w:r>
        <w:rPr>
          <w:rFonts w:hint="eastAsia"/>
          <w:sz w:val="26"/>
          <w:szCs w:val="26"/>
        </w:rPr>
        <w:t>）作为核心策略生成模块，</w:t>
      </w:r>
      <w:r>
        <w:rPr>
          <w:rFonts w:hint="eastAsia"/>
          <w:sz w:val="26"/>
          <w:szCs w:val="26"/>
        </w:rPr>
        <w:t>TWAM</w:t>
      </w:r>
      <w:r>
        <w:rPr>
          <w:rFonts w:hint="eastAsia"/>
          <w:sz w:val="26"/>
          <w:szCs w:val="26"/>
        </w:rPr>
        <w:t>被配置为以触觉数据为核心模态，联合运动学和动力学数据构建多模态高维表示，</w:t>
      </w:r>
      <w:r>
        <w:rPr>
          <w:rFonts w:hint="eastAsia"/>
          <w:sz w:val="26"/>
          <w:szCs w:val="26"/>
        </w:rPr>
        <w:t>TWAM</w:t>
      </w:r>
      <w:r>
        <w:rPr>
          <w:rFonts w:hint="eastAsia"/>
          <w:sz w:val="26"/>
          <w:szCs w:val="26"/>
        </w:rPr>
        <w:t>通过学习手指</w:t>
      </w:r>
      <w:r>
        <w:rPr>
          <w:rFonts w:hint="eastAsia"/>
          <w:sz w:val="26"/>
          <w:szCs w:val="26"/>
        </w:rPr>
        <w:t>-</w:t>
      </w:r>
      <w:r>
        <w:rPr>
          <w:rFonts w:hint="eastAsia"/>
          <w:sz w:val="26"/>
          <w:szCs w:val="26"/>
        </w:rPr>
        <w:t>物体交互的动力学关系，实现对未来多</w:t>
      </w:r>
      <w:proofErr w:type="gramStart"/>
      <w:r>
        <w:rPr>
          <w:rFonts w:hint="eastAsia"/>
          <w:sz w:val="26"/>
          <w:szCs w:val="26"/>
        </w:rPr>
        <w:t>步接触</w:t>
      </w:r>
      <w:proofErr w:type="gramEnd"/>
      <w:r>
        <w:rPr>
          <w:rFonts w:hint="eastAsia"/>
          <w:sz w:val="26"/>
          <w:szCs w:val="26"/>
        </w:rPr>
        <w:t>状态及动作建</w:t>
      </w:r>
      <w:r>
        <w:rPr>
          <w:rFonts w:hint="eastAsia"/>
          <w:sz w:val="26"/>
          <w:szCs w:val="26"/>
        </w:rPr>
        <w:lastRenderedPageBreak/>
        <w:t>议的自回归预测，从而指导跨本体灵巧任务的动作生成。其中，运动学历史状态序列包含五指关节角度、手掌姿态及手腕运动参数，动力学历史状态序列包含五指指尖及手掌心的历史接触压力值；策略函数推理解算出未来一帧的最佳动作指令，该指令为包含位置与力的复合控制指令，驱动灵巧手在复现动作轨迹的同时调节接触力。</w:t>
      </w:r>
    </w:p>
    <w:p w:rsidR="003D5B5C" w:rsidRDefault="00FF38C1">
      <w:pPr>
        <w:spacing w:line="480" w:lineRule="atLeast"/>
        <w:ind w:firstLineChars="200" w:firstLine="520"/>
        <w:textAlignment w:val="center"/>
        <w:rPr>
          <w:sz w:val="26"/>
          <w:szCs w:val="26"/>
        </w:rPr>
      </w:pPr>
      <w:r>
        <w:rPr>
          <w:rFonts w:hint="eastAsia"/>
          <w:sz w:val="26"/>
          <w:szCs w:val="26"/>
        </w:rPr>
        <w:t>具体的，本步骤采用</w:t>
      </w:r>
      <w:r>
        <w:rPr>
          <w:rFonts w:hint="eastAsia"/>
          <w:sz w:val="26"/>
          <w:szCs w:val="26"/>
        </w:rPr>
        <w:t>TWAM</w:t>
      </w:r>
      <w:r>
        <w:rPr>
          <w:rFonts w:hint="eastAsia"/>
          <w:sz w:val="26"/>
          <w:szCs w:val="26"/>
        </w:rPr>
        <w:t>模</w:t>
      </w:r>
      <w:r>
        <w:rPr>
          <w:rFonts w:hint="eastAsia"/>
          <w:sz w:val="26"/>
          <w:szCs w:val="26"/>
        </w:rPr>
        <w:t>型实现多模态信息的深度融合与动作预测，参</w:t>
      </w:r>
      <w:bookmarkStart w:id="16" w:name="_GoBack"/>
      <w:bookmarkEnd w:id="16"/>
      <w:r>
        <w:rPr>
          <w:rFonts w:hint="eastAsia"/>
          <w:sz w:val="26"/>
          <w:szCs w:val="26"/>
        </w:rPr>
        <w:t>见图</w:t>
      </w:r>
      <w:r>
        <w:rPr>
          <w:rFonts w:hint="eastAsia"/>
          <w:sz w:val="26"/>
          <w:szCs w:val="26"/>
        </w:rPr>
        <w:t>2</w:t>
      </w:r>
      <w:r>
        <w:rPr>
          <w:rFonts w:hint="eastAsia"/>
          <w:sz w:val="26"/>
          <w:szCs w:val="26"/>
        </w:rPr>
        <w:t>，步骤</w:t>
      </w:r>
      <w:r>
        <w:rPr>
          <w:rFonts w:hint="eastAsia"/>
          <w:sz w:val="26"/>
          <w:szCs w:val="26"/>
        </w:rPr>
        <w:t>S2</w:t>
      </w:r>
      <w:r>
        <w:rPr>
          <w:rFonts w:hint="eastAsia"/>
          <w:sz w:val="26"/>
          <w:szCs w:val="26"/>
        </w:rPr>
        <w:t>包括如下子步骤：</w:t>
      </w:r>
    </w:p>
    <w:p w:rsidR="003D5B5C" w:rsidRDefault="00FF38C1">
      <w:pPr>
        <w:spacing w:line="480" w:lineRule="atLeast"/>
        <w:ind w:firstLineChars="200" w:firstLine="520"/>
        <w:textAlignment w:val="center"/>
        <w:rPr>
          <w:sz w:val="26"/>
          <w:szCs w:val="26"/>
        </w:rPr>
      </w:pPr>
      <w:r>
        <w:rPr>
          <w:rFonts w:hint="eastAsia"/>
          <w:sz w:val="26"/>
          <w:szCs w:val="26"/>
        </w:rPr>
        <w:t>步骤</w:t>
      </w:r>
      <w:r>
        <w:rPr>
          <w:rFonts w:hint="eastAsia"/>
          <w:sz w:val="26"/>
          <w:szCs w:val="26"/>
        </w:rPr>
        <w:t>S201</w:t>
      </w:r>
      <w:r>
        <w:rPr>
          <w:rFonts w:hint="eastAsia"/>
          <w:sz w:val="26"/>
          <w:szCs w:val="26"/>
        </w:rPr>
        <w:t>，构建一个核心的策略函数以实现从数据到动作的映射与执行。</w:t>
      </w:r>
    </w:p>
    <w:p w:rsidR="003D5B5C" w:rsidRDefault="00FF38C1">
      <w:pPr>
        <w:spacing w:line="480" w:lineRule="atLeast"/>
        <w:ind w:firstLineChars="200" w:firstLine="520"/>
        <w:textAlignment w:val="center"/>
        <w:rPr>
          <w:sz w:val="26"/>
          <w:szCs w:val="26"/>
        </w:rPr>
      </w:pPr>
      <w:r>
        <w:rPr>
          <w:rFonts w:hint="eastAsia"/>
          <w:sz w:val="26"/>
          <w:szCs w:val="26"/>
        </w:rPr>
        <w:t>本实施例中，策略函数被构建为深度神经网络，其核心功能是根据当前的任务指令、以及过去</w:t>
      </w:r>
      <w:r>
        <w:rPr>
          <w:rFonts w:hint="eastAsia"/>
          <w:sz w:val="26"/>
          <w:szCs w:val="26"/>
        </w:rPr>
        <w:t>K</w:t>
      </w:r>
      <w:r>
        <w:rPr>
          <w:rFonts w:hint="eastAsia"/>
          <w:sz w:val="26"/>
          <w:szCs w:val="26"/>
        </w:rPr>
        <w:t>帧的运动学与动力学历史数据，推理解算出未来一帧的最佳动作指令。</w:t>
      </w:r>
    </w:p>
    <w:p w:rsidR="003D5B5C" w:rsidRDefault="00FF38C1">
      <w:pPr>
        <w:spacing w:line="480" w:lineRule="atLeast"/>
        <w:ind w:firstLineChars="200" w:firstLine="520"/>
        <w:textAlignment w:val="center"/>
        <w:rPr>
          <w:sz w:val="26"/>
          <w:szCs w:val="26"/>
        </w:rPr>
      </w:pPr>
      <w:r>
        <w:rPr>
          <w:sz w:val="26"/>
          <w:szCs w:val="26"/>
        </w:rPr>
        <w:t>首先，进行多模态状态表示构建，通过多模态编码函数</w:t>
      </w:r>
      <m:oMath>
        <m:sSub>
          <m:sSubPr>
            <m:ctrlPr>
              <w:rPr>
                <w:rFonts w:ascii="Cambria Math" w:hAnsi="Cambria Math"/>
                <w:i/>
                <w:sz w:val="26"/>
                <w:szCs w:val="26"/>
              </w:rPr>
            </m:ctrlPr>
          </m:sSubPr>
          <m:e>
            <m:r>
              <w:rPr>
                <w:rFonts w:ascii="Cambria Math" w:hAnsi="Cambria Math" w:hint="eastAsia"/>
                <w:sz w:val="26"/>
                <w:szCs w:val="26"/>
              </w:rPr>
              <m:t>f</m:t>
            </m:r>
          </m:e>
          <m:sub>
            <m:r>
              <w:rPr>
                <w:rFonts w:ascii="Cambria Math" w:hAnsi="Cambria Math" w:hint="eastAsia"/>
                <w:sz w:val="26"/>
                <w:szCs w:val="26"/>
              </w:rPr>
              <m:t>fusion</m:t>
            </m:r>
          </m:sub>
        </m:sSub>
      </m:oMath>
      <w:r>
        <w:rPr>
          <w:sz w:val="26"/>
          <w:szCs w:val="26"/>
        </w:rPr>
        <w:t>整合离散时间步</w:t>
      </w:r>
      <w:r>
        <w:rPr>
          <w:rFonts w:hint="eastAsia"/>
          <w:i/>
          <w:sz w:val="26"/>
          <w:szCs w:val="26"/>
        </w:rPr>
        <w:t>t</w:t>
      </w:r>
      <w:r>
        <w:rPr>
          <w:sz w:val="26"/>
          <w:szCs w:val="26"/>
        </w:rPr>
        <w:t>上的各类特征，形成统一状态表示</w:t>
      </w:r>
      <m:oMath>
        <m:sSub>
          <m:sSubPr>
            <m:ctrlPr>
              <w:rPr>
                <w:rFonts w:ascii="Cambria Math" w:hAnsi="Cambria Math"/>
                <w:i/>
                <w:sz w:val="26"/>
                <w:szCs w:val="26"/>
              </w:rPr>
            </m:ctrlPr>
          </m:sSubPr>
          <m:e>
            <m:r>
              <w:rPr>
                <w:rFonts w:ascii="Cambria Math" w:hAnsi="Cambria Math" w:hint="eastAsia"/>
                <w:sz w:val="26"/>
                <w:szCs w:val="26"/>
              </w:rPr>
              <m:t>S</m:t>
            </m:r>
          </m:e>
          <m:sub>
            <m:r>
              <w:rPr>
                <w:rFonts w:ascii="Cambria Math" w:hAnsi="Cambria Math" w:hint="eastAsia"/>
                <w:sz w:val="26"/>
                <w:szCs w:val="26"/>
              </w:rPr>
              <m:t>r</m:t>
            </m:r>
          </m:sub>
        </m:sSub>
      </m:oMath>
      <w:r>
        <w:rPr>
          <w:sz w:val="26"/>
          <w:szCs w:val="26"/>
        </w:rPr>
        <w:t>：</w:t>
      </w:r>
    </w:p>
    <w:p w:rsidR="003D5B5C" w:rsidRDefault="00FF38C1">
      <w:pPr>
        <w:spacing w:line="480" w:lineRule="atLeast"/>
        <w:ind w:firstLineChars="200" w:firstLine="520"/>
        <w:textAlignment w:val="center"/>
        <w:rPr>
          <w:sz w:val="26"/>
          <w:szCs w:val="26"/>
        </w:rPr>
      </w:pPr>
      <m:oMathPara>
        <m:oMath>
          <m:sSub>
            <m:sSubPr>
              <m:ctrlPr>
                <w:rPr>
                  <w:rFonts w:ascii="Cambria Math" w:hAnsi="Cambria Math"/>
                  <w:sz w:val="26"/>
                  <w:szCs w:val="26"/>
                </w:rPr>
              </m:ctrlPr>
            </m:sSubPr>
            <m:e>
              <m:r>
                <m:rPr>
                  <m:sty m:val="b"/>
                </m:rPr>
                <w:rPr>
                  <w:rFonts w:ascii="Cambria Math" w:hAnsi="Cambria Math"/>
                  <w:sz w:val="26"/>
                  <w:szCs w:val="26"/>
                </w:rPr>
                <m:t>S</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fusion</m:t>
              </m:r>
            </m:sub>
          </m:sSub>
          <m:r>
            <w:rPr>
              <w:rFonts w:ascii="Cambria Math" w:hAnsi="Cambria Math"/>
              <w:sz w:val="26"/>
              <w:szCs w:val="26"/>
            </w:rPr>
            <m:t>(</m:t>
          </m:r>
          <m:sSub>
            <m:sSubPr>
              <m:ctrlPr>
                <w:rPr>
                  <w:rFonts w:ascii="Cambria Math" w:hAnsi="Cambria Math"/>
                  <w:sz w:val="26"/>
                  <w:szCs w:val="26"/>
                </w:rPr>
              </m:ctrlPr>
            </m:sSubPr>
            <m:e>
              <m:r>
                <m:rPr>
                  <m:sty m:val="b"/>
                </m:rPr>
                <w:rPr>
                  <w:rFonts w:ascii="Cambria Math" w:hAnsi="Cambria Math"/>
                  <w:sz w:val="26"/>
                  <w:szCs w:val="26"/>
                </w:rPr>
                <m:t>T</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m:rPr>
                  <m:sty m:val="b"/>
                </m:rPr>
                <w:rPr>
                  <w:rFonts w:ascii="Cambria Math" w:hAnsi="Cambria Math"/>
                  <w:sz w:val="26"/>
                  <w:szCs w:val="26"/>
                </w:rPr>
                <m:t>J</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m:rPr>
                  <m:sty m:val="b"/>
                </m:rPr>
                <w:rPr>
                  <w:rFonts w:ascii="Cambria Math" w:hAnsi="Cambria Math"/>
                  <w:sz w:val="26"/>
                  <w:szCs w:val="26"/>
                </w:rPr>
                <m:t>V</m:t>
              </m:r>
            </m:e>
            <m:sub>
              <m:r>
                <w:rPr>
                  <w:rFonts w:ascii="Cambria Math" w:hAnsi="Cambria Math"/>
                  <w:sz w:val="26"/>
                  <w:szCs w:val="26"/>
                </w:rPr>
                <m:t>t</m:t>
              </m:r>
            </m:sub>
          </m:sSub>
          <m:r>
            <w:rPr>
              <w:rFonts w:ascii="Cambria Math" w:hAnsi="Cambria Math"/>
              <w:sz w:val="26"/>
              <w:szCs w:val="26"/>
            </w:rPr>
            <m:t>)</m:t>
          </m:r>
        </m:oMath>
      </m:oMathPara>
    </w:p>
    <w:p w:rsidR="003D5B5C" w:rsidRDefault="00FF38C1">
      <w:pPr>
        <w:spacing w:line="480" w:lineRule="atLeast"/>
        <w:ind w:firstLineChars="200" w:firstLine="520"/>
        <w:textAlignment w:val="center"/>
        <w:rPr>
          <w:sz w:val="26"/>
          <w:szCs w:val="26"/>
        </w:rPr>
      </w:pPr>
      <w:r>
        <w:rPr>
          <w:sz w:val="26"/>
          <w:szCs w:val="26"/>
        </w:rPr>
        <w:t>其中，</w:t>
      </w:r>
      <m:oMath>
        <m:sSub>
          <m:sSubPr>
            <m:ctrlPr>
              <w:rPr>
                <w:rFonts w:ascii="Cambria Math" w:hAnsi="Cambria Math"/>
                <w:sz w:val="26"/>
                <w:szCs w:val="26"/>
              </w:rPr>
            </m:ctrlPr>
          </m:sSubPr>
          <m:e>
            <m:r>
              <m:rPr>
                <m:sty m:val="b"/>
              </m:rPr>
              <w:rPr>
                <w:rFonts w:ascii="Cambria Math" w:hAnsi="Cambria Math"/>
                <w:sz w:val="26"/>
                <w:szCs w:val="26"/>
              </w:rPr>
              <m:t>T</m:t>
            </m:r>
          </m:e>
          <m:sub>
            <m:r>
              <w:rPr>
                <w:rFonts w:ascii="Cambria Math" w:hAnsi="Cambria Math"/>
                <w:sz w:val="26"/>
                <w:szCs w:val="26"/>
              </w:rPr>
              <m:t>t</m:t>
            </m:r>
          </m:sub>
        </m:sSub>
      </m:oMath>
      <w:r>
        <w:rPr>
          <w:sz w:val="26"/>
          <w:szCs w:val="26"/>
        </w:rPr>
        <w:t>代表触觉模态，即压力、摩擦、力分布等，</w:t>
      </w:r>
      <m:oMath>
        <m:sSub>
          <m:sSubPr>
            <m:ctrlPr>
              <w:rPr>
                <w:rFonts w:ascii="Cambria Math" w:hAnsi="Cambria Math"/>
                <w:sz w:val="26"/>
                <w:szCs w:val="26"/>
              </w:rPr>
            </m:ctrlPr>
          </m:sSubPr>
          <m:e>
            <m:r>
              <m:rPr>
                <m:sty m:val="b"/>
              </m:rPr>
              <w:rPr>
                <w:rFonts w:ascii="Cambria Math" w:hAnsi="Cambria Math"/>
                <w:sz w:val="26"/>
                <w:szCs w:val="26"/>
              </w:rPr>
              <m:t>J</m:t>
            </m:r>
          </m:e>
          <m:sub>
            <m:r>
              <w:rPr>
                <w:rFonts w:ascii="Cambria Math" w:hAnsi="Cambria Math"/>
                <w:sz w:val="26"/>
                <w:szCs w:val="26"/>
              </w:rPr>
              <m:t>t</m:t>
            </m:r>
          </m:sub>
        </m:sSub>
      </m:oMath>
      <w:r>
        <w:rPr>
          <w:sz w:val="26"/>
          <w:szCs w:val="26"/>
        </w:rPr>
        <w:t>为关节角与手腕位姿，</w:t>
      </w:r>
      <m:oMath>
        <m:sSub>
          <m:sSubPr>
            <m:ctrlPr>
              <w:rPr>
                <w:rFonts w:ascii="Cambria Math" w:hAnsi="Cambria Math"/>
                <w:sz w:val="26"/>
                <w:szCs w:val="26"/>
              </w:rPr>
            </m:ctrlPr>
          </m:sSubPr>
          <m:e>
            <m:r>
              <m:rPr>
                <m:sty m:val="b"/>
              </m:rPr>
              <w:rPr>
                <w:rFonts w:ascii="Cambria Math" w:hAnsi="Cambria Math"/>
                <w:sz w:val="26"/>
                <w:szCs w:val="26"/>
              </w:rPr>
              <m:t>V</m:t>
            </m:r>
          </m:e>
          <m:sub>
            <m:r>
              <w:rPr>
                <w:rFonts w:ascii="Cambria Math" w:hAnsi="Cambria Math"/>
                <w:sz w:val="26"/>
                <w:szCs w:val="26"/>
              </w:rPr>
              <m:t>t</m:t>
            </m:r>
          </m:sub>
        </m:sSub>
      </m:oMath>
      <w:r>
        <w:rPr>
          <w:sz w:val="26"/>
          <w:szCs w:val="26"/>
        </w:rPr>
        <w:t>为视觉观测特征。</w:t>
      </w:r>
    </w:p>
    <w:p w:rsidR="003D5B5C" w:rsidRDefault="00FF38C1">
      <w:pPr>
        <w:spacing w:line="480" w:lineRule="atLeast"/>
        <w:ind w:firstLineChars="200" w:firstLine="520"/>
        <w:textAlignment w:val="center"/>
        <w:rPr>
          <w:sz w:val="26"/>
          <w:szCs w:val="26"/>
        </w:rPr>
      </w:pPr>
      <w:r>
        <w:rPr>
          <w:sz w:val="26"/>
          <w:szCs w:val="26"/>
        </w:rPr>
        <w:t>然后，进行未来状态与动作预测，</w:t>
      </w:r>
      <w:r>
        <w:rPr>
          <w:sz w:val="26"/>
          <w:szCs w:val="26"/>
        </w:rPr>
        <w:t>TWAM</w:t>
      </w:r>
      <w:r>
        <w:rPr>
          <w:sz w:val="26"/>
          <w:szCs w:val="26"/>
        </w:rPr>
        <w:t>基于历史多模态序列</w:t>
      </w:r>
      <w:r>
        <w:rPr>
          <w:rFonts w:hint="eastAsia"/>
          <w:sz w:val="26"/>
          <w:szCs w:val="26"/>
        </w:rPr>
        <w:t>（</w:t>
      </w:r>
      <m:oMath>
        <m:sSub>
          <m:sSubPr>
            <m:ctrlPr>
              <w:rPr>
                <w:rFonts w:ascii="Cambria Math" w:hAnsi="Cambria Math"/>
                <w:i/>
                <w:sz w:val="26"/>
                <w:szCs w:val="26"/>
              </w:rPr>
            </m:ctrlPr>
          </m:sSubPr>
          <m:e>
            <m:r>
              <w:rPr>
                <w:rFonts w:ascii="Cambria Math" w:hAnsi="Cambria Math" w:hint="eastAsia"/>
                <w:sz w:val="26"/>
                <w:szCs w:val="26"/>
              </w:rPr>
              <m:t>S</m:t>
            </m:r>
          </m:e>
          <m:sub>
            <m:r>
              <w:rPr>
                <w:rFonts w:ascii="Cambria Math" w:hAnsi="Cambria Math"/>
                <w:sz w:val="26"/>
                <w:szCs w:val="26"/>
              </w:rPr>
              <m:t>1:</m:t>
            </m:r>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m:rPr>
                <m:sty m:val="b"/>
              </m:rPr>
              <w:rPr>
                <w:rFonts w:ascii="Cambria Math" w:hAnsi="Cambria Math"/>
                <w:sz w:val="26"/>
                <w:szCs w:val="26"/>
              </w:rPr>
              <m:t>A</m:t>
            </m:r>
          </m:e>
          <m:sub>
            <m:r>
              <w:rPr>
                <w:rFonts w:ascii="Cambria Math" w:hAnsi="Cambria Math"/>
                <w:sz w:val="26"/>
                <w:szCs w:val="26"/>
              </w:rPr>
              <m:t>1:</m:t>
            </m:r>
            <m:r>
              <w:rPr>
                <w:rFonts w:ascii="Cambria Math" w:hAnsi="Cambria Math"/>
                <w:sz w:val="26"/>
                <w:szCs w:val="26"/>
              </w:rPr>
              <m:t>t</m:t>
            </m:r>
          </m:sub>
        </m:sSub>
        <m:r>
          <w:rPr>
            <w:rFonts w:ascii="Cambria Math" w:hAnsi="Cambria Math"/>
            <w:sz w:val="26"/>
            <w:szCs w:val="26"/>
          </w:rPr>
          <m:t>)</m:t>
        </m:r>
      </m:oMath>
      <w:r>
        <w:rPr>
          <w:sz w:val="26"/>
          <w:szCs w:val="26"/>
        </w:rPr>
        <w:t>预测未来时域长度为</w:t>
      </w:r>
      <w:r>
        <w:rPr>
          <w:i/>
          <w:sz w:val="26"/>
          <w:szCs w:val="26"/>
        </w:rPr>
        <w:t>H</w:t>
      </w:r>
      <w:r>
        <w:rPr>
          <w:sz w:val="26"/>
          <w:szCs w:val="26"/>
        </w:rPr>
        <w:t>的状态序列与动作建议：</w:t>
      </w:r>
    </w:p>
    <w:p w:rsidR="003D5B5C" w:rsidRDefault="00FF38C1">
      <w:pPr>
        <w:spacing w:line="480" w:lineRule="atLeast"/>
        <w:ind w:firstLineChars="200" w:firstLine="520"/>
        <w:textAlignment w:val="center"/>
        <w:rPr>
          <w:sz w:val="26"/>
          <w:szCs w:val="26"/>
        </w:rPr>
      </w:pPr>
      <m:oMathPara>
        <m:oMath>
          <m:sSub>
            <m:sSubPr>
              <m:ctrlPr>
                <w:rPr>
                  <w:rFonts w:ascii="Cambria Math" w:hAnsi="Cambria Math"/>
                  <w:sz w:val="26"/>
                  <w:szCs w:val="26"/>
                </w:rPr>
              </m:ctrlPr>
            </m:sSubPr>
            <m:e>
              <m:acc>
                <m:accPr>
                  <m:ctrlPr>
                    <w:rPr>
                      <w:rFonts w:ascii="Cambria Math" w:hAnsi="Cambria Math"/>
                      <w:sz w:val="26"/>
                      <w:szCs w:val="26"/>
                    </w:rPr>
                  </m:ctrlPr>
                </m:accPr>
                <m:e>
                  <m:r>
                    <w:rPr>
                      <w:rFonts w:ascii="Cambria Math" w:hAnsi="Cambria Math"/>
                      <w:sz w:val="26"/>
                      <w:szCs w:val="26"/>
                    </w:rPr>
                    <m:t>S</m:t>
                  </m:r>
                </m:e>
              </m:acc>
            </m:e>
            <m:sub>
              <m:r>
                <w:rPr>
                  <w:rFonts w:ascii="Cambria Math" w:hAnsi="Cambria Math"/>
                  <w:sz w:val="26"/>
                  <w:szCs w:val="26"/>
                </w:rPr>
                <m:t>t</m:t>
              </m:r>
              <m:r>
                <w:rPr>
                  <w:rFonts w:ascii="Cambria Math" w:hAnsi="Cambria Math"/>
                  <w:sz w:val="26"/>
                  <w:szCs w:val="26"/>
                </w:rPr>
                <m:t>+1:</m:t>
              </m:r>
              <m:r>
                <w:rPr>
                  <w:rFonts w:ascii="Cambria Math" w:hAnsi="Cambria Math"/>
                  <w:sz w:val="26"/>
                  <w:szCs w:val="26"/>
                </w:rPr>
                <m:t>t</m:t>
              </m:r>
              <m:r>
                <w:rPr>
                  <w:rFonts w:ascii="Cambria Math" w:hAnsi="Cambria Math"/>
                  <w:sz w:val="26"/>
                  <w:szCs w:val="26"/>
                </w:rPr>
                <m:t>+</m:t>
              </m:r>
              <m:r>
                <w:rPr>
                  <w:rFonts w:ascii="Cambria Math" w:hAnsi="Cambria Math"/>
                  <w:sz w:val="26"/>
                  <w:szCs w:val="26"/>
                </w:rPr>
                <m:t>H</m:t>
              </m:r>
            </m:sub>
          </m:sSub>
          <m:r>
            <w:rPr>
              <w:rFonts w:ascii="Cambria Math" w:hAnsi="Cambria Math"/>
              <w:sz w:val="26"/>
              <w:szCs w:val="26"/>
            </w:rPr>
            <m:t>,</m:t>
          </m:r>
          <m:sSub>
            <m:sSubPr>
              <m:ctrlPr>
                <w:rPr>
                  <w:rFonts w:ascii="Cambria Math" w:hAnsi="Cambria Math"/>
                  <w:sz w:val="26"/>
                  <w:szCs w:val="26"/>
                </w:rPr>
              </m:ctrlPr>
            </m:sSubPr>
            <m:e>
              <m:acc>
                <m:accPr>
                  <m:ctrlPr>
                    <w:rPr>
                      <w:rFonts w:ascii="Cambria Math" w:hAnsi="Cambria Math"/>
                      <w:sz w:val="26"/>
                      <w:szCs w:val="26"/>
                    </w:rPr>
                  </m:ctrlPr>
                </m:accPr>
                <m:e>
                  <m:r>
                    <m:rPr>
                      <m:sty m:val="b"/>
                    </m:rPr>
                    <w:rPr>
                      <w:rFonts w:ascii="Cambria Math" w:hAnsi="Cambria Math"/>
                      <w:sz w:val="26"/>
                      <w:szCs w:val="26"/>
                    </w:rPr>
                    <m:t>A</m:t>
                  </m:r>
                </m:e>
              </m:acc>
            </m:e>
            <m:sub>
              <m:r>
                <w:rPr>
                  <w:rFonts w:ascii="Cambria Math" w:hAnsi="Cambria Math"/>
                  <w:sz w:val="26"/>
                  <w:szCs w:val="26"/>
                </w:rPr>
                <m:t>t</m:t>
              </m:r>
              <m:r>
                <w:rPr>
                  <w:rFonts w:ascii="Cambria Math" w:hAnsi="Cambria Math"/>
                  <w:sz w:val="26"/>
                  <w:szCs w:val="26"/>
                </w:rPr>
                <m:t>+1:</m:t>
              </m:r>
              <m:r>
                <w:rPr>
                  <w:rFonts w:ascii="Cambria Math" w:hAnsi="Cambria Math"/>
                  <w:sz w:val="26"/>
                  <w:szCs w:val="26"/>
                </w:rPr>
                <m:t>t</m:t>
              </m:r>
              <m:r>
                <w:rPr>
                  <w:rFonts w:ascii="Cambria Math" w:hAnsi="Cambria Math"/>
                  <w:sz w:val="26"/>
                  <w:szCs w:val="26"/>
                </w:rPr>
                <m:t>+</m:t>
              </m:r>
              <m:r>
                <w:rPr>
                  <w:rFonts w:ascii="Cambria Math" w:hAnsi="Cambria Math"/>
                  <w:sz w:val="26"/>
                  <w:szCs w:val="26"/>
                </w:rPr>
                <m:t>H</m:t>
              </m:r>
            </m:sub>
          </m:sSub>
          <m:r>
            <w:rPr>
              <w:rFonts w:ascii="Cambria Math" w:hAnsi="Cambria Math"/>
              <w:sz w:val="26"/>
              <w:szCs w:val="26"/>
            </w:rPr>
            <m:t>=</m:t>
          </m:r>
          <m:r>
            <m:rPr>
              <m:sty m:val="p"/>
            </m:rPr>
            <w:rPr>
              <w:rFonts w:ascii="Cambria Math" w:hAnsi="Cambria Math"/>
              <w:sz w:val="26"/>
              <w:szCs w:val="26"/>
            </w:rPr>
            <m:t>TWAM</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1:</m:t>
              </m:r>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m:rPr>
                  <m:sty m:val="b"/>
                </m:rPr>
                <w:rPr>
                  <w:rFonts w:ascii="Cambria Math" w:hAnsi="Cambria Math"/>
                  <w:sz w:val="26"/>
                  <w:szCs w:val="26"/>
                </w:rPr>
                <m:t>A</m:t>
              </m:r>
            </m:e>
            <m:sub>
              <m:r>
                <w:rPr>
                  <w:rFonts w:ascii="Cambria Math" w:hAnsi="Cambria Math"/>
                  <w:sz w:val="26"/>
                  <w:szCs w:val="26"/>
                </w:rPr>
                <m:t>1:</m:t>
              </m:r>
              <m:r>
                <w:rPr>
                  <w:rFonts w:ascii="Cambria Math" w:hAnsi="Cambria Math"/>
                  <w:sz w:val="26"/>
                  <w:szCs w:val="26"/>
                </w:rPr>
                <m:t>t</m:t>
              </m:r>
            </m:sub>
          </m:sSub>
          <m:r>
            <w:rPr>
              <w:rFonts w:ascii="Cambria Math" w:hAnsi="Cambria Math"/>
              <w:sz w:val="26"/>
              <w:szCs w:val="26"/>
            </w:rPr>
            <m:t>)</m:t>
          </m:r>
        </m:oMath>
      </m:oMathPara>
    </w:p>
    <w:p w:rsidR="003D5B5C" w:rsidRDefault="00FF38C1">
      <w:pPr>
        <w:spacing w:line="480" w:lineRule="atLeast"/>
        <w:ind w:firstLineChars="200" w:firstLine="520"/>
        <w:textAlignment w:val="center"/>
        <w:rPr>
          <w:sz w:val="26"/>
          <w:szCs w:val="26"/>
        </w:rPr>
      </w:pPr>
      <w:r>
        <w:rPr>
          <w:sz w:val="26"/>
          <w:szCs w:val="26"/>
        </w:rPr>
        <w:t>其中，预测的未来状态包含接触点位置、力变化及抓握稳定性预测。该预测机制使得系统能够捕捉物理交互的精细规律，如滑移趋势，并在动作执行过程中通过将预测状态与实际观测进行对比，实现闭环反馈与动作修正。</w:t>
      </w:r>
    </w:p>
    <w:p w:rsidR="003D5B5C" w:rsidRDefault="00FF38C1">
      <w:pPr>
        <w:spacing w:line="480" w:lineRule="atLeast"/>
        <w:ind w:firstLineChars="200" w:firstLine="520"/>
        <w:textAlignment w:val="center"/>
        <w:rPr>
          <w:sz w:val="26"/>
          <w:szCs w:val="26"/>
        </w:rPr>
      </w:pPr>
      <w:r>
        <w:rPr>
          <w:sz w:val="26"/>
          <w:szCs w:val="26"/>
        </w:rPr>
        <w:t>在模型训练过程中，采用基于人类演示数据的模仿学习策略。具体的，在离线训练中，演示数据集被输入到一个带有时间掩码的预测框架中。训练过程中，损失函数不仅包含预测动作与实际演示动作之间的欧氏距离，还引入了一个关键的动力学一致性损失项。该损失项通过比较灵巧手在模拟环境中</w:t>
      </w:r>
      <w:r>
        <w:rPr>
          <w:rFonts w:hint="eastAsia"/>
          <w:sz w:val="26"/>
          <w:szCs w:val="26"/>
        </w:rPr>
        <w:t>或真实环境</w:t>
      </w:r>
      <w:r>
        <w:rPr>
          <w:sz w:val="26"/>
          <w:szCs w:val="26"/>
        </w:rPr>
        <w:t>产生的接触力</w:t>
      </w:r>
      <w:proofErr w:type="gramStart"/>
      <w:r>
        <w:rPr>
          <w:sz w:val="26"/>
          <w:szCs w:val="26"/>
        </w:rPr>
        <w:t>与数采手套</w:t>
      </w:r>
      <w:proofErr w:type="gramEnd"/>
      <w:r>
        <w:rPr>
          <w:sz w:val="26"/>
          <w:szCs w:val="26"/>
        </w:rPr>
        <w:t>记录的真实</w:t>
      </w:r>
      <w:ins w:id="17" w:author="LYS-PC" w:date="2026-05-12T10:09:00Z">
        <w:r>
          <w:rPr>
            <w:rFonts w:hAnsi="宋体" w:hint="eastAsia"/>
            <w:sz w:val="26"/>
            <w:szCs w:val="26"/>
          </w:rPr>
          <w:t>接触力</w:t>
        </w:r>
      </w:ins>
      <w:del w:id="18" w:author="LYS-PC" w:date="2026-05-12T10:09:00Z">
        <w:r w:rsidDel="00FF38C1">
          <w:rPr>
            <w:sz w:val="26"/>
            <w:szCs w:val="26"/>
          </w:rPr>
          <w:delText>压力</w:delText>
        </w:r>
      </w:del>
      <w:r>
        <w:rPr>
          <w:sz w:val="26"/>
          <w:szCs w:val="26"/>
        </w:rPr>
        <w:t>值之间的差异，强制要求策略函数优先学习那些对任务成功至关重要的受力转折点。</w:t>
      </w:r>
    </w:p>
    <w:p w:rsidR="003D5B5C" w:rsidRDefault="00FF38C1">
      <w:pPr>
        <w:spacing w:line="480" w:lineRule="atLeast"/>
        <w:ind w:firstLineChars="200" w:firstLine="520"/>
        <w:textAlignment w:val="center"/>
        <w:rPr>
          <w:sz w:val="26"/>
          <w:szCs w:val="26"/>
        </w:rPr>
      </w:pPr>
      <w:r>
        <w:rPr>
          <w:rFonts w:hint="eastAsia"/>
          <w:sz w:val="26"/>
          <w:szCs w:val="26"/>
        </w:rPr>
        <w:t>此外，</w:t>
      </w:r>
      <w:r>
        <w:rPr>
          <w:sz w:val="26"/>
          <w:szCs w:val="26"/>
        </w:rPr>
        <w:t>利用数据增强技术对历史</w:t>
      </w:r>
      <w:proofErr w:type="gramStart"/>
      <w:r>
        <w:rPr>
          <w:sz w:val="26"/>
          <w:szCs w:val="26"/>
        </w:rPr>
        <w:t>帧</w:t>
      </w:r>
      <w:proofErr w:type="gramEnd"/>
      <w:r>
        <w:rPr>
          <w:sz w:val="26"/>
          <w:szCs w:val="26"/>
        </w:rPr>
        <w:t>序列进行扰动处理，包括时间轴的非线性伸缩和压力值的比例缩放。这一步骤的目的是提升策略</w:t>
      </w:r>
      <w:r>
        <w:rPr>
          <w:rFonts w:hint="eastAsia"/>
          <w:sz w:val="26"/>
          <w:szCs w:val="26"/>
        </w:rPr>
        <w:t>网络</w:t>
      </w:r>
      <w:r>
        <w:rPr>
          <w:sz w:val="26"/>
          <w:szCs w:val="26"/>
        </w:rPr>
        <w:t>函数对不同操作速度和不</w:t>
      </w:r>
      <w:r>
        <w:rPr>
          <w:sz w:val="26"/>
          <w:szCs w:val="26"/>
        </w:rPr>
        <w:lastRenderedPageBreak/>
        <w:t>同重量物体的鲁棒性。这种训练方式使得最终生成的控制模型具备了初步的容错能力，即便在实际执行过程中遇到了与演示环境略有差异的工件，灵巧手也能根据实时捕捉到的动力学反馈，自主微调其模仿动作。</w:t>
      </w:r>
    </w:p>
    <w:p w:rsidR="003D5B5C" w:rsidRDefault="00FF38C1">
      <w:pPr>
        <w:spacing w:line="480" w:lineRule="atLeast"/>
        <w:ind w:firstLineChars="200" w:firstLine="520"/>
        <w:textAlignment w:val="center"/>
        <w:rPr>
          <w:sz w:val="26"/>
          <w:szCs w:val="26"/>
        </w:rPr>
      </w:pPr>
      <w:r>
        <w:rPr>
          <w:sz w:val="26"/>
          <w:szCs w:val="26"/>
        </w:rPr>
        <w:t>综上，可将总损失写为</w:t>
      </w:r>
      <m:oMath>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total</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lambd</m:t>
            </m:r>
            <m:r>
              <m:rPr>
                <m:sty m:val="p"/>
              </m:rPr>
              <w:rPr>
                <w:rFonts w:ascii="Cambria Math" w:hAnsi="Cambria Math"/>
                <w:sz w:val="26"/>
                <w:szCs w:val="26"/>
              </w:rPr>
              <m:t>a</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act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lambd</m:t>
            </m:r>
            <m:r>
              <m:rPr>
                <m:sty m:val="p"/>
              </m:rPr>
              <w:rPr>
                <w:rFonts w:ascii="Cambria Math" w:hAnsi="Cambria Math"/>
                <w:sz w:val="26"/>
                <w:szCs w:val="26"/>
              </w:rPr>
              <m:t>a</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dyn</m:t>
            </m:r>
          </m:sub>
        </m:sSub>
      </m:oMath>
      <w:r>
        <w:rPr>
          <w:sz w:val="26"/>
          <w:szCs w:val="26"/>
        </w:rPr>
        <w:t>，其中</w:t>
      </w:r>
      <m:oMath>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act</m:t>
            </m:r>
          </m:sub>
        </m:sSub>
      </m:oMath>
      <w:r>
        <w:rPr>
          <w:sz w:val="26"/>
          <w:szCs w:val="26"/>
        </w:rPr>
        <w:t>用于度量预测动作指令与示教动作指令之间的差异，可取各时刻控制量欧氏距离的平均；</w:t>
      </w:r>
      <m:oMath>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dyn</m:t>
            </m:r>
          </m:sub>
        </m:sSub>
      </m:oMath>
      <w:r>
        <w:rPr>
          <w:sz w:val="26"/>
          <w:szCs w:val="26"/>
        </w:rPr>
        <w:t>用于度量预测接触力与由手套压力映射得到的等效真实接触力</w:t>
      </w:r>
      <w:r>
        <w:rPr>
          <w:sz w:val="26"/>
          <w:szCs w:val="26"/>
        </w:rPr>
        <w:t>之间的差异，可取各接触点</w:t>
      </w:r>
      <w:proofErr w:type="gramStart"/>
      <w:r>
        <w:rPr>
          <w:sz w:val="26"/>
          <w:szCs w:val="26"/>
        </w:rPr>
        <w:t>法向力误差</w:t>
      </w:r>
      <w:proofErr w:type="gramEnd"/>
      <w:r>
        <w:rPr>
          <w:sz w:val="26"/>
          <w:szCs w:val="26"/>
        </w:rPr>
        <w:t>的欧氏距离或加权平方和</w:t>
      </w:r>
      <w:r>
        <w:rPr>
          <w:sz w:val="26"/>
          <w:szCs w:val="26"/>
        </w:rPr>
        <w:t>，</w:t>
      </w:r>
      <m:oMath>
        <m:sSub>
          <m:sSubPr>
            <m:ctrlPr>
              <w:rPr>
                <w:rFonts w:ascii="Cambria Math" w:hAnsi="Cambria Math"/>
                <w:sz w:val="26"/>
                <w:szCs w:val="26"/>
              </w:rPr>
            </m:ctrlPr>
          </m:sSubPr>
          <m:e>
            <m:r>
              <w:rPr>
                <w:rFonts w:ascii="Cambria Math" w:hAnsi="Cambria Math"/>
                <w:sz w:val="26"/>
                <w:szCs w:val="26"/>
              </w:rPr>
              <m:t>lambd</m:t>
            </m:r>
            <m:r>
              <m:rPr>
                <m:sty m:val="p"/>
              </m:rPr>
              <w:rPr>
                <w:rFonts w:ascii="Cambria Math" w:hAnsi="Cambria Math"/>
                <w:sz w:val="26"/>
                <w:szCs w:val="26"/>
              </w:rPr>
              <m:t>a</m:t>
            </m:r>
          </m:e>
          <m:sub>
            <m:r>
              <w:rPr>
                <w:rFonts w:ascii="Cambria Math" w:hAnsi="Cambria Math"/>
                <w:sz w:val="26"/>
                <w:szCs w:val="26"/>
              </w:rPr>
              <m:t>1</m:t>
            </m:r>
          </m:sub>
        </m:sSub>
      </m:oMath>
      <w:r>
        <w:rPr>
          <w:sz w:val="26"/>
          <w:szCs w:val="26"/>
        </w:rPr>
        <w:t>、</w:t>
      </w:r>
      <m:oMath>
        <m:sSub>
          <m:sSubPr>
            <m:ctrlPr>
              <w:rPr>
                <w:rFonts w:ascii="Cambria Math" w:hAnsi="Cambria Math"/>
                <w:sz w:val="26"/>
                <w:szCs w:val="26"/>
              </w:rPr>
            </m:ctrlPr>
          </m:sSubPr>
          <m:e>
            <m:r>
              <w:rPr>
                <w:rFonts w:ascii="Cambria Math" w:hAnsi="Cambria Math"/>
                <w:sz w:val="26"/>
                <w:szCs w:val="26"/>
              </w:rPr>
              <m:t>lambd</m:t>
            </m:r>
            <m:r>
              <m:rPr>
                <m:sty m:val="p"/>
              </m:rPr>
              <w:rPr>
                <w:rFonts w:ascii="Cambria Math" w:hAnsi="Cambria Math"/>
                <w:sz w:val="26"/>
                <w:szCs w:val="26"/>
              </w:rPr>
              <m:t>a</m:t>
            </m:r>
          </m:e>
          <m:sub>
            <m:r>
              <w:rPr>
                <w:rFonts w:ascii="Cambria Math" w:hAnsi="Cambria Math"/>
                <w:sz w:val="26"/>
                <w:szCs w:val="26"/>
              </w:rPr>
              <m:t>2</m:t>
            </m:r>
          </m:sub>
        </m:sSub>
      </m:oMath>
      <w:r>
        <w:rPr>
          <w:sz w:val="26"/>
          <w:szCs w:val="26"/>
        </w:rPr>
        <w:t>为参数</w:t>
      </w:r>
      <w:r>
        <w:rPr>
          <w:sz w:val="26"/>
          <w:szCs w:val="26"/>
        </w:rPr>
        <w:t>。</w:t>
      </w:r>
    </w:p>
    <w:p w:rsidR="003D5B5C" w:rsidRDefault="00FF38C1">
      <w:pPr>
        <w:spacing w:line="480" w:lineRule="atLeast"/>
        <w:ind w:firstLineChars="200" w:firstLine="520"/>
        <w:textAlignment w:val="center"/>
        <w:rPr>
          <w:sz w:val="26"/>
          <w:szCs w:val="26"/>
        </w:rPr>
      </w:pPr>
      <w:r>
        <w:rPr>
          <w:sz w:val="26"/>
          <w:szCs w:val="26"/>
        </w:rPr>
        <w:t>采用该</w:t>
      </w:r>
      <w:proofErr w:type="gramStart"/>
      <w:r>
        <w:rPr>
          <w:sz w:val="26"/>
          <w:szCs w:val="26"/>
        </w:rPr>
        <w:t>双损失</w:t>
      </w:r>
      <w:proofErr w:type="gramEnd"/>
      <w:r>
        <w:rPr>
          <w:sz w:val="26"/>
          <w:szCs w:val="26"/>
        </w:rPr>
        <w:t>设计的有益效果在于，既保证动作轨迹的复现精度，又保留对任务成功敏感的受力转折点和</w:t>
      </w:r>
      <w:proofErr w:type="gramStart"/>
      <w:r>
        <w:rPr>
          <w:sz w:val="26"/>
          <w:szCs w:val="26"/>
        </w:rPr>
        <w:t>稳定抓持逻辑</w:t>
      </w:r>
      <w:proofErr w:type="gramEnd"/>
      <w:r>
        <w:rPr>
          <w:sz w:val="26"/>
          <w:szCs w:val="26"/>
        </w:rPr>
        <w:t>，从而降低滑移、挤压和扭矩不足导致的任务失败概率。</w:t>
      </w:r>
    </w:p>
    <w:p w:rsidR="003D5B5C" w:rsidRDefault="00FF38C1">
      <w:pPr>
        <w:spacing w:line="480" w:lineRule="atLeast"/>
        <w:ind w:firstLineChars="200" w:firstLine="520"/>
        <w:textAlignment w:val="center"/>
        <w:rPr>
          <w:sz w:val="26"/>
          <w:szCs w:val="26"/>
        </w:rPr>
      </w:pPr>
      <w:r>
        <w:rPr>
          <w:rFonts w:hint="eastAsia"/>
          <w:sz w:val="26"/>
          <w:szCs w:val="26"/>
        </w:rPr>
        <w:t>步骤</w:t>
      </w:r>
      <w:r>
        <w:rPr>
          <w:rFonts w:hint="eastAsia"/>
          <w:sz w:val="26"/>
          <w:szCs w:val="26"/>
        </w:rPr>
        <w:t>S202</w:t>
      </w:r>
      <w:r>
        <w:rPr>
          <w:rFonts w:hint="eastAsia"/>
          <w:sz w:val="26"/>
          <w:szCs w:val="26"/>
        </w:rPr>
        <w:t>，在线运行时，实时获取灵巧手的历史多模态序列，利用策略函数生成目标动作指令。</w:t>
      </w:r>
    </w:p>
    <w:p w:rsidR="003D5B5C" w:rsidRDefault="00FF38C1">
      <w:pPr>
        <w:spacing w:line="480" w:lineRule="atLeast"/>
        <w:ind w:firstLineChars="200" w:firstLine="520"/>
        <w:textAlignment w:val="center"/>
        <w:rPr>
          <w:sz w:val="26"/>
          <w:szCs w:val="26"/>
        </w:rPr>
      </w:pPr>
      <w:r>
        <w:rPr>
          <w:rFonts w:hint="eastAsia"/>
          <w:sz w:val="26"/>
          <w:szCs w:val="26"/>
        </w:rPr>
        <w:t>步骤</w:t>
      </w:r>
      <w:r>
        <w:rPr>
          <w:rFonts w:hint="eastAsia"/>
          <w:sz w:val="26"/>
          <w:szCs w:val="26"/>
        </w:rPr>
        <w:t>S203</w:t>
      </w:r>
      <w:r>
        <w:rPr>
          <w:rFonts w:hint="eastAsia"/>
          <w:sz w:val="26"/>
          <w:szCs w:val="26"/>
        </w:rPr>
        <w:t>，通过力</w:t>
      </w:r>
      <w:r>
        <w:rPr>
          <w:rFonts w:hint="eastAsia"/>
          <w:sz w:val="26"/>
          <w:szCs w:val="26"/>
        </w:rPr>
        <w:t>-</w:t>
      </w:r>
      <w:r>
        <w:rPr>
          <w:rFonts w:hint="eastAsia"/>
          <w:sz w:val="26"/>
          <w:szCs w:val="26"/>
        </w:rPr>
        <w:t>位协同重定向，将目标动作指令映射为适配当前灵巧手硬件的关节空间控制输入。</w:t>
      </w:r>
    </w:p>
    <w:p w:rsidR="003D5B5C" w:rsidRDefault="00FF38C1">
      <w:pPr>
        <w:spacing w:line="480" w:lineRule="atLeast"/>
        <w:ind w:firstLineChars="200" w:firstLine="520"/>
        <w:textAlignment w:val="center"/>
        <w:rPr>
          <w:sz w:val="26"/>
          <w:szCs w:val="26"/>
        </w:rPr>
      </w:pPr>
      <w:r>
        <w:rPr>
          <w:sz w:val="26"/>
          <w:szCs w:val="26"/>
        </w:rPr>
        <w:t>在处理数据采集手套与灵巧手之间的自由度不匹配问题时，</w:t>
      </w:r>
      <w:r>
        <w:rPr>
          <w:sz w:val="26"/>
          <w:szCs w:val="26"/>
        </w:rPr>
        <w:t>策略函数内部集成了一个专门的运动重定向模块。该模块建立在一种非线性映射算法之上，通过计算人手掌指关节与灵巧手对应关节之间的空间几何约束关系，将采集到的高维度运动学数据转换为灵巧手能够执行的关节空间坐标。</w:t>
      </w:r>
    </w:p>
    <w:p w:rsidR="003D5B5C" w:rsidRDefault="00FF38C1">
      <w:pPr>
        <w:spacing w:line="480" w:lineRule="atLeast"/>
        <w:ind w:firstLineChars="200" w:firstLine="520"/>
        <w:textAlignment w:val="center"/>
        <w:rPr>
          <w:sz w:val="26"/>
          <w:szCs w:val="26"/>
        </w:rPr>
      </w:pPr>
      <w:r>
        <w:rPr>
          <w:sz w:val="26"/>
          <w:szCs w:val="26"/>
        </w:rPr>
        <w:t>与</w:t>
      </w:r>
      <w:r>
        <w:rPr>
          <w:rFonts w:hint="eastAsia"/>
          <w:sz w:val="26"/>
          <w:szCs w:val="26"/>
        </w:rPr>
        <w:t>广泛使用的</w:t>
      </w:r>
      <w:proofErr w:type="gramStart"/>
      <w:r>
        <w:rPr>
          <w:rFonts w:hint="eastAsia"/>
          <w:sz w:val="26"/>
          <w:szCs w:val="26"/>
        </w:rPr>
        <w:t>端到端</w:t>
      </w:r>
      <w:r>
        <w:rPr>
          <w:sz w:val="26"/>
          <w:szCs w:val="26"/>
        </w:rPr>
        <w:t>遥操作控制</w:t>
      </w:r>
      <w:proofErr w:type="gramEnd"/>
      <w:r>
        <w:rPr>
          <w:sz w:val="26"/>
          <w:szCs w:val="26"/>
        </w:rPr>
        <w:t>不同，本实施例的重定向模块在转换过程中会显式地考虑动力学一致性，即在转换运动轨迹的同时，会根据人类指尖的法向接触压力值，计算出灵巧手执行机构在对应位姿下所需的等效驱动力。这种基于力</w:t>
      </w:r>
      <w:r>
        <w:rPr>
          <w:sz w:val="26"/>
          <w:szCs w:val="26"/>
        </w:rPr>
        <w:t>-</w:t>
      </w:r>
      <w:r>
        <w:rPr>
          <w:sz w:val="26"/>
          <w:szCs w:val="26"/>
        </w:rPr>
        <w:t>位同步重定向的逻辑，使得灵巧手在模仿动作时不仅能做到形似，更能做到神似，即在接触物体的瞬间能够复现</w:t>
      </w:r>
      <w:r>
        <w:rPr>
          <w:sz w:val="26"/>
          <w:szCs w:val="26"/>
        </w:rPr>
        <w:t>人类演示者的受力逻辑。</w:t>
      </w:r>
    </w:p>
    <w:p w:rsidR="003D5B5C" w:rsidRDefault="00FF38C1">
      <w:pPr>
        <w:spacing w:line="480" w:lineRule="atLeast"/>
        <w:ind w:firstLineChars="200" w:firstLine="520"/>
        <w:textAlignment w:val="center"/>
        <w:rPr>
          <w:sz w:val="26"/>
          <w:szCs w:val="26"/>
        </w:rPr>
      </w:pPr>
      <w:r>
        <w:rPr>
          <w:sz w:val="26"/>
          <w:szCs w:val="26"/>
        </w:rPr>
        <w:t>本实施</w:t>
      </w:r>
      <w:proofErr w:type="gramStart"/>
      <w:r>
        <w:rPr>
          <w:sz w:val="26"/>
          <w:szCs w:val="26"/>
        </w:rPr>
        <w:t>例采用数采</w:t>
      </w:r>
      <w:proofErr w:type="gramEnd"/>
      <w:r>
        <w:rPr>
          <w:sz w:val="26"/>
          <w:szCs w:val="26"/>
        </w:rPr>
        <w:t>手套作为数据采集前端，操作人员在正常工作流程中佩戴手套即可完成数据采集，无需灵巧</w:t>
      </w:r>
      <w:proofErr w:type="gramStart"/>
      <w:r>
        <w:rPr>
          <w:sz w:val="26"/>
          <w:szCs w:val="26"/>
        </w:rPr>
        <w:t>手系统</w:t>
      </w:r>
      <w:proofErr w:type="gramEnd"/>
      <w:r>
        <w:rPr>
          <w:sz w:val="26"/>
          <w:szCs w:val="26"/>
        </w:rPr>
        <w:t>停工配合，实现了数据采集与生产流程的无缝融合。但这一方案引入了一个关键的技术挑战，即本体差异（</w:t>
      </w:r>
      <w:r>
        <w:rPr>
          <w:sz w:val="26"/>
          <w:szCs w:val="26"/>
        </w:rPr>
        <w:t>Embodiment Gap</w:t>
      </w:r>
      <w:r>
        <w:rPr>
          <w:sz w:val="26"/>
          <w:szCs w:val="26"/>
        </w:rPr>
        <w:t>），即人手和数采手套形成的数据采集端与作为动作执行端的机器人灵巧手在运动学与动力学层面存在系统性差异。</w:t>
      </w:r>
    </w:p>
    <w:p w:rsidR="003D5B5C" w:rsidRDefault="00FF38C1">
      <w:pPr>
        <w:spacing w:line="480" w:lineRule="atLeast"/>
        <w:ind w:firstLineChars="200" w:firstLine="520"/>
        <w:textAlignment w:val="center"/>
        <w:rPr>
          <w:sz w:val="26"/>
          <w:szCs w:val="26"/>
        </w:rPr>
      </w:pPr>
      <w:r>
        <w:rPr>
          <w:rFonts w:hint="eastAsia"/>
          <w:sz w:val="26"/>
          <w:szCs w:val="26"/>
        </w:rPr>
        <w:t>本步骤的力</w:t>
      </w:r>
      <w:r>
        <w:rPr>
          <w:rFonts w:hint="eastAsia"/>
          <w:sz w:val="26"/>
          <w:szCs w:val="26"/>
        </w:rPr>
        <w:t>-</w:t>
      </w:r>
      <w:r>
        <w:rPr>
          <w:rFonts w:hint="eastAsia"/>
          <w:sz w:val="26"/>
          <w:szCs w:val="26"/>
        </w:rPr>
        <w:t>位协同重定向框架不仅用于解决数据采集端与执行端之间的本体差异问题，而且直接参与策略函数的构建、训练与执行。在策略函数构建阶段，该</w:t>
      </w:r>
      <w:r>
        <w:rPr>
          <w:rFonts w:hint="eastAsia"/>
          <w:sz w:val="26"/>
          <w:szCs w:val="26"/>
        </w:rPr>
        <w:lastRenderedPageBreak/>
        <w:t>框架</w:t>
      </w:r>
      <w:proofErr w:type="gramStart"/>
      <w:r>
        <w:rPr>
          <w:rFonts w:hint="eastAsia"/>
          <w:sz w:val="26"/>
          <w:szCs w:val="26"/>
        </w:rPr>
        <w:t>将数采手套</w:t>
      </w:r>
      <w:proofErr w:type="gramEnd"/>
      <w:r>
        <w:rPr>
          <w:rFonts w:hint="eastAsia"/>
          <w:sz w:val="26"/>
          <w:szCs w:val="26"/>
        </w:rPr>
        <w:t>采集到</w:t>
      </w:r>
      <w:r>
        <w:rPr>
          <w:rFonts w:hint="eastAsia"/>
          <w:sz w:val="26"/>
          <w:szCs w:val="26"/>
        </w:rPr>
        <w:t>的人手原始运动学数据与动力学数据，统一转换为与具体硬件关节构型解耦的任务空间表示，使策略函数不再直接学习人手关节角到灵巧手关节角的刚性映射关系，而是学习历史多模态观测到目标任务空间动作</w:t>
      </w:r>
      <w:r>
        <w:rPr>
          <w:rFonts w:hint="eastAsia"/>
          <w:sz w:val="26"/>
          <w:szCs w:val="26"/>
        </w:rPr>
        <w:t>/</w:t>
      </w:r>
      <w:r>
        <w:rPr>
          <w:rFonts w:hint="eastAsia"/>
          <w:sz w:val="26"/>
          <w:szCs w:val="26"/>
        </w:rPr>
        <w:t>力输出的映射关系，从而降低由自由度不匹配、几何尺寸差异和传感器模态差异带来的学习难度。</w:t>
      </w:r>
    </w:p>
    <w:p w:rsidR="003D5B5C" w:rsidRDefault="00FF38C1">
      <w:pPr>
        <w:spacing w:line="480" w:lineRule="atLeast"/>
        <w:ind w:firstLineChars="200" w:firstLine="520"/>
        <w:textAlignment w:val="center"/>
        <w:rPr>
          <w:sz w:val="26"/>
          <w:szCs w:val="26"/>
        </w:rPr>
      </w:pPr>
      <w:r>
        <w:rPr>
          <w:rFonts w:hint="eastAsia"/>
          <w:sz w:val="26"/>
          <w:szCs w:val="26"/>
        </w:rPr>
        <w:t>在训练阶段，该框架进一步为策略函数生成统一的监督信号，包括目标指尖位姿、目标接触力、接触状态以及阻抗参考量，并据此构造训练样本的输入特征、预测目标和损失约束。其中，运动学重定向结果用于定义动作监督项，动力学重定向结果用于定义力学一致性监督</w:t>
      </w:r>
      <w:r>
        <w:rPr>
          <w:rFonts w:hint="eastAsia"/>
          <w:sz w:val="26"/>
          <w:szCs w:val="26"/>
        </w:rPr>
        <w:t>项，从而使策略函数同时学习轨迹复现规律与接触力演化规律。在执行阶段，策略函数输出的任务空间目标再</w:t>
      </w:r>
      <w:proofErr w:type="gramStart"/>
      <w:r>
        <w:rPr>
          <w:rFonts w:hint="eastAsia"/>
          <w:sz w:val="26"/>
          <w:szCs w:val="26"/>
        </w:rPr>
        <w:t>经由该</w:t>
      </w:r>
      <w:proofErr w:type="gramEnd"/>
      <w:r>
        <w:rPr>
          <w:rFonts w:hint="eastAsia"/>
          <w:sz w:val="26"/>
          <w:szCs w:val="26"/>
        </w:rPr>
        <w:t>框架反向投影为适配当前灵巧手平台的关节位置指令、力矩指令或阻抗控制参数，由此形成采集</w:t>
      </w:r>
      <w:proofErr w:type="gramStart"/>
      <w:r>
        <w:rPr>
          <w:rFonts w:hint="eastAsia"/>
          <w:sz w:val="26"/>
          <w:szCs w:val="26"/>
        </w:rPr>
        <w:t>端任务</w:t>
      </w:r>
      <w:proofErr w:type="gramEnd"/>
      <w:r>
        <w:rPr>
          <w:rFonts w:hint="eastAsia"/>
          <w:sz w:val="26"/>
          <w:szCs w:val="26"/>
        </w:rPr>
        <w:t>抽象、策略学习、执行端平台适配的循环流程。</w:t>
      </w:r>
    </w:p>
    <w:p w:rsidR="003D5B5C" w:rsidRDefault="00FF38C1">
      <w:pPr>
        <w:spacing w:line="480" w:lineRule="atLeast"/>
        <w:ind w:firstLineChars="200" w:firstLine="520"/>
        <w:textAlignment w:val="center"/>
        <w:rPr>
          <w:sz w:val="26"/>
          <w:szCs w:val="26"/>
        </w:rPr>
      </w:pPr>
      <w:r>
        <w:rPr>
          <w:sz w:val="26"/>
          <w:szCs w:val="26"/>
        </w:rPr>
        <w:t>为解决</w:t>
      </w:r>
      <w:r>
        <w:rPr>
          <w:sz w:val="26"/>
          <w:szCs w:val="26"/>
        </w:rPr>
        <w:t>Embodiment Gap</w:t>
      </w:r>
      <w:r>
        <w:rPr>
          <w:sz w:val="26"/>
          <w:szCs w:val="26"/>
        </w:rPr>
        <w:t>问题，本步骤在策略函数内部集成了一个专门的运动与动力学协同重定向模块。与现有技术中仅进行运动学重定向，即仅映射关节角度或指尖位置的方案不同，本模块的核心在于实现力</w:t>
      </w:r>
      <w:r>
        <w:rPr>
          <w:sz w:val="26"/>
          <w:szCs w:val="26"/>
        </w:rPr>
        <w:t>-</w:t>
      </w:r>
      <w:r>
        <w:rPr>
          <w:sz w:val="26"/>
          <w:szCs w:val="26"/>
        </w:rPr>
        <w:t>位同步重定向，在转换运动轨迹的同时，同步建立人手接触力到灵巧手等效驱动力的映射</w:t>
      </w:r>
      <w:r>
        <w:rPr>
          <w:sz w:val="26"/>
          <w:szCs w:val="26"/>
        </w:rPr>
        <w:t>关系，使灵巧手在模仿动作时不仅能做到轨迹跟踪，更能做到力控逻辑复现。</w:t>
      </w:r>
    </w:p>
    <w:p w:rsidR="003D5B5C" w:rsidRDefault="00FF38C1">
      <w:pPr>
        <w:spacing w:line="480" w:lineRule="atLeast"/>
        <w:ind w:firstLineChars="200" w:firstLine="520"/>
        <w:textAlignment w:val="center"/>
        <w:rPr>
          <w:sz w:val="26"/>
          <w:szCs w:val="26"/>
        </w:rPr>
      </w:pPr>
      <w:r>
        <w:rPr>
          <w:sz w:val="26"/>
          <w:szCs w:val="26"/>
        </w:rPr>
        <w:t>该协同重定向模块建立在一种分层非线性映射算法之上，将</w:t>
      </w:r>
      <w:r>
        <w:rPr>
          <w:sz w:val="26"/>
          <w:szCs w:val="26"/>
        </w:rPr>
        <w:t>Embodiment Gap</w:t>
      </w:r>
      <w:r>
        <w:rPr>
          <w:sz w:val="26"/>
          <w:szCs w:val="26"/>
        </w:rPr>
        <w:t>的消除过程分解为五个</w:t>
      </w:r>
      <w:r>
        <w:rPr>
          <w:rFonts w:hint="eastAsia"/>
          <w:sz w:val="26"/>
          <w:szCs w:val="26"/>
        </w:rPr>
        <w:t>步骤</w:t>
      </w:r>
      <w:r>
        <w:rPr>
          <w:sz w:val="26"/>
          <w:szCs w:val="26"/>
        </w:rPr>
        <w:t>，各步骤的设计逻辑和技术细节如下：</w:t>
      </w:r>
    </w:p>
    <w:p w:rsidR="003D5B5C" w:rsidRDefault="00FF38C1">
      <w:pPr>
        <w:spacing w:line="480" w:lineRule="atLeast"/>
        <w:ind w:firstLineChars="200" w:firstLine="520"/>
        <w:textAlignment w:val="center"/>
        <w:rPr>
          <w:sz w:val="26"/>
          <w:szCs w:val="26"/>
        </w:rPr>
      </w:pPr>
      <w:r>
        <w:rPr>
          <w:sz w:val="26"/>
          <w:szCs w:val="26"/>
        </w:rPr>
        <w:t>在神经网络实施方式中，协同重定向模块先将手套采集的人手关节角、掌姿态和接触压力统一转换为任务空间监督标签，包括目标指尖位姿、目标接触力、接触状态和阻抗参考量，并据此构造</w:t>
      </w:r>
      <w:r>
        <w:rPr>
          <w:sz w:val="26"/>
          <w:szCs w:val="26"/>
        </w:rPr>
        <w:t>TWAM</w:t>
      </w:r>
      <w:r>
        <w:rPr>
          <w:sz w:val="26"/>
          <w:szCs w:val="26"/>
        </w:rPr>
        <w:t>的训练输入与监督输出。在推理阶段，</w:t>
      </w:r>
      <w:r>
        <w:rPr>
          <w:sz w:val="26"/>
          <w:szCs w:val="26"/>
        </w:rPr>
        <w:t>TWAM</w:t>
      </w:r>
      <w:r>
        <w:rPr>
          <w:sz w:val="26"/>
          <w:szCs w:val="26"/>
        </w:rPr>
        <w:t>先在统一任务空间输出未来动作建议，再由该模块投影为当前灵巧手平台可执行的关节位置、力矩或阻抗指令。在传统控制实施方式中，该模块不参与网络训练，而是直接输出阻抗控制、导纳控制或力</w:t>
      </w:r>
      <w:r>
        <w:rPr>
          <w:sz w:val="26"/>
          <w:szCs w:val="26"/>
        </w:rPr>
        <w:t>/</w:t>
      </w:r>
      <w:r>
        <w:rPr>
          <w:sz w:val="26"/>
          <w:szCs w:val="26"/>
        </w:rPr>
        <w:t>位混合控制所需的期望位姿、期望力和阻抗参数。</w:t>
      </w:r>
    </w:p>
    <w:p w:rsidR="003D5B5C" w:rsidRDefault="00FF38C1">
      <w:pPr>
        <w:spacing w:line="480" w:lineRule="atLeast"/>
        <w:ind w:firstLineChars="200" w:firstLine="520"/>
        <w:textAlignment w:val="center"/>
        <w:rPr>
          <w:sz w:val="26"/>
          <w:szCs w:val="26"/>
        </w:rPr>
      </w:pPr>
      <w:r>
        <w:rPr>
          <w:rFonts w:hint="eastAsia"/>
          <w:sz w:val="26"/>
          <w:szCs w:val="26"/>
        </w:rPr>
        <w:t>参见图</w:t>
      </w:r>
      <w:r>
        <w:rPr>
          <w:rFonts w:hint="eastAsia"/>
          <w:sz w:val="26"/>
          <w:szCs w:val="26"/>
        </w:rPr>
        <w:t>3</w:t>
      </w:r>
      <w:r>
        <w:rPr>
          <w:rFonts w:hint="eastAsia"/>
          <w:sz w:val="26"/>
          <w:szCs w:val="26"/>
        </w:rPr>
        <w:t>，</w:t>
      </w:r>
      <w:r>
        <w:rPr>
          <w:sz w:val="26"/>
          <w:szCs w:val="26"/>
        </w:rPr>
        <w:t>运动与动力学协同重定向模块的工作流程包括如下步骤：</w:t>
      </w:r>
    </w:p>
    <w:p>
      <w:pPr>
        <w:spacing w:line="400" w:lineRule="auto"/>
      </w:pPr>
      <w:r>
        <w:rPr>
          <w:sz w:val="21"/>
          <w:szCs w:val="21"/>
          <w:rFonts w:ascii="宋体" w:eastAsia="宋体" w:hAnsi="宋体"/>
        </w:rPr>
        <w:t xml:space="preserve">通过本步骤的多传感器融合预处理，力-位协同重定向框架能够兼容不同精度、不同安装方式的传感器组合，提高了系统的硬件灵活性和工程适用性。</w:t>
      </w:r>
    </w:p>
    <w:p>
      <w:pPr>
        <w:spacing w:line="400" w:lineRule="auto"/>
      </w:pPr>
      <w:r>
        <w:rPr>
          <w:sz w:val="21"/>
          <w:szCs w:val="21"/>
          <w:rFonts w:ascii="宋体" w:eastAsia="宋体" w:hAnsi="宋体"/>
        </w:rPr>
        <w:t xml:space="preserve">需要特别指出的是，本步骤的映射参数集具有硬件特定的特点：同一套数采手套的传感器布局确定后，参数集通过一次离线标定即可确定并在后续使用中保持不变；当更换不同构型的数采手套或灵巧手执行平台时，仅需更新对应的参数集即可完成适配，无需修改后续的算法流程。</w:t>
      </w:r>
    </w:p>
    <w:p>
      <w:pPr>
        <w:spacing w:line="400" w:lineRule="auto"/>
      </w:pPr>
      <w:r>
        <w:rPr>
          <w:sz w:val="21"/>
          <w:szCs w:val="21"/>
          <w:rFonts w:ascii="宋体" w:eastAsia="宋体" w:hAnsi="宋体"/>
        </w:rPr>
        <w:t xml:space="preserve">其中，N为旋转位置传感器通道数，M为外骨骼舵机传感器通道数，Θ(t)为拼接后的完整运动学状态矢量，包含五指全部关节的当前角度信息。该统一状态矢量消除了数采端不同传感器之间的测量基准差异，为后续Step1的任务空间抽象提供了输入一致的、物理意义明确的手部运动学描述。</w:t>
      </w:r>
    </w:p>
    <w:p>
      <w:pPr>
        <w:spacing w:line="400" w:lineRule="auto"/>
      </w:pPr>
      <w:r>
        <w:rPr>
          <w:sz w:val="21"/>
          <w:szCs w:val="21"/>
          <w:rFonts w:ascii="宋体" w:eastAsia="宋体" w:hAnsi="宋体"/>
        </w:rPr>
        <w:t xml:space="preserve">Θ(t) = [θ_1(t), θ_2(t), ..., θ_{N+M}(t)]</w:t>
      </w:r>
    </w:p>
    <w:p>
      <w:pPr>
        <w:spacing w:line="400" w:lineRule="auto"/>
      </w:pPr>
      <w:r>
        <w:rPr>
          <w:sz w:val="21"/>
          <w:szCs w:val="21"/>
          <w:rFonts w:ascii="宋体" w:eastAsia="宋体" w:hAnsi="宋体"/>
        </w:rPr>
        <w:t xml:space="preserve">完成各通道的独立映射后，将所有变换后的标准关节角度按预定义的关节顺序拼接，形成统一手部运动学状态矢量：</w:t>
      </w:r>
    </w:p>
    <w:p>
      <w:pPr>
        <w:spacing w:line="400" w:lineRule="auto"/>
      </w:pPr>
      <w:r>
        <w:rPr>
          <w:sz w:val="21"/>
          <w:szCs w:val="21"/>
          <w:rFonts w:ascii="宋体" w:eastAsia="宋体" w:hAnsi="宋体"/>
        </w:rPr>
        <w:t xml:space="preserve">其中，raw_j(t)为第j路外骨骼舵机在时刻t的原始角度读数，offset_j为该舵机的零位偏移校准值，sign_j为该舵机的方向符号。两类传感器的映射参数集分别构成第一组参数和第二组参数。</w:t>
      </w:r>
    </w:p>
    <w:p>
      <w:pPr>
        <w:spacing w:line="400" w:lineRule="auto"/>
      </w:pPr>
      <w:r>
        <w:rPr>
          <w:sz w:val="21"/>
          <w:szCs w:val="21"/>
          <w:rFonts w:ascii="宋体" w:eastAsia="宋体" w:hAnsi="宋体"/>
        </w:rPr>
        <w:t xml:space="preserve">θ_j(t) = sign_j × (raw_j(t) - offset_j)</w:t>
      </w:r>
    </w:p>
    <w:p>
      <w:pPr>
        <w:spacing w:line="400" w:lineRule="auto"/>
      </w:pPr>
      <w:r>
        <w:rPr>
          <w:sz w:val="21"/>
          <w:szCs w:val="21"/>
          <w:rFonts w:ascii="宋体" w:eastAsia="宋体" w:hAnsi="宋体"/>
        </w:rPr>
        <w:t xml:space="preserve">同理，对第j路外骨骼舵机角度传感器，定义其到标准关节空间的映射变换为：</w:t>
      </w:r>
    </w:p>
    <w:p>
      <w:pPr>
        <w:spacing w:line="400" w:lineRule="auto"/>
      </w:pPr>
      <w:r>
        <w:rPr>
          <w:sz w:val="21"/>
          <w:szCs w:val="21"/>
          <w:rFonts w:ascii="宋体" w:eastAsia="宋体" w:hAnsi="宋体"/>
        </w:rPr>
        <w:t xml:space="preserve">其中，raw_i(t)为第i路旋转位置传感器在时刻t的原始角度读数，offset_i为该传感器的零位偏移校准值，sign_i为该传感器的方向符号，取值±1，表示旋转方向与标准关节定义一致或相反，θ_i(t)为变换后的标准关节角度值。零位偏移和方向符号通过离线标定确定：标定时将数采手套置于一组已知参考手势，记录各通道传感器读数，通过最小二乘拟合使各关节角度与灵巧手关节空间标称值一致，从而确定各通道的offset_i和sign_i参数。</w:t>
      </w:r>
    </w:p>
    <w:p>
      <w:pPr>
        <w:spacing w:line="400" w:lineRule="auto"/>
      </w:pPr>
      <w:r>
        <w:rPr>
          <w:sz w:val="21"/>
          <w:szCs w:val="21"/>
          <w:rFonts w:ascii="宋体" w:eastAsia="宋体" w:hAnsi="宋体"/>
        </w:rPr>
        <w:t xml:space="preserve">θ_i(t) = sign_i × (raw_i(t) - offset_i)</w:t>
      </w:r>
    </w:p>
    <w:p>
      <w:pPr>
        <w:spacing w:line="400" w:lineRule="auto"/>
      </w:pPr>
      <w:r>
        <w:rPr>
          <w:sz w:val="21"/>
          <w:szCs w:val="21"/>
          <w:rFonts w:ascii="宋体" w:eastAsia="宋体" w:hAnsi="宋体"/>
        </w:rPr>
        <w:t xml:space="preserve">具体而言，设数采手套包含N路旋转位置传感器和M路外骨骼舵机角度传感器。对第i路旋转位置传感器，定义其到标准关节空间的映射变换为：</w:t>
      </w:r>
    </w:p>
    <w:p>
      <w:pPr>
        <w:spacing w:line="400" w:lineRule="auto"/>
      </w:pPr>
      <w:r>
        <w:rPr>
          <w:sz w:val="21"/>
          <w:szCs w:val="21"/>
          <w:rFonts w:ascii="宋体" w:eastAsia="宋体" w:hAnsi="宋体"/>
        </w:rPr>
        <w:t xml:space="preserve">本步骤是力-位协同重定向的前置处理环节，其核心思想是在将人手数据送入任务空间抽象层之前，先完成数采手套内部多源传感器数据的统一融合。数采手套配备了两类互补的运动学传感器：多路旋转位置传感器和外骨骼舵机角度传感器，各自具有不同的测量范围、安装几何和零位偏置。若不进行融合预处理而直接将两种传感器的原始读数混入后续框架，将因测量基准不一致导致运动学状态描述的畸变。</w:t>
      </w:r>
    </w:p>
    <w:p>
      <w:pPr>
        <w:spacing w:line="400" w:lineRule="auto"/>
      </w:pPr>
      <w:r>
        <w:rPr>
          <w:sz w:val="21"/>
          <w:szCs w:val="21"/>
          <w:rFonts w:ascii="宋体" w:eastAsia="宋体" w:hAnsi="宋体"/>
        </w:rPr>
        <w:t xml:space="preserve">Step0，多传感器融合与统一手部运动学状态构建，消除数采端的传感器模态差异。</w:t>
      </w:r>
    </w:p>
    <w:p w:rsidR="003D5B5C" w:rsidRDefault="00FF38C1">
      <w:pPr>
        <w:spacing w:line="480" w:lineRule="atLeast"/>
        <w:ind w:firstLineChars="200" w:firstLine="520"/>
        <w:textAlignment w:val="center"/>
        <w:rPr>
          <w:sz w:val="26"/>
          <w:szCs w:val="26"/>
        </w:rPr>
      </w:pPr>
      <w:r>
        <w:rPr>
          <w:rFonts w:hint="eastAsia"/>
          <w:bCs/>
          <w:sz w:val="26"/>
          <w:szCs w:val="26"/>
        </w:rPr>
        <w:t>Step</w:t>
      </w:r>
      <w:r>
        <w:rPr>
          <w:rFonts w:hint="eastAsia"/>
          <w:bCs/>
          <w:sz w:val="26"/>
          <w:szCs w:val="26"/>
        </w:rPr>
        <w:t>1</w:t>
      </w:r>
      <w:r>
        <w:rPr>
          <w:rFonts w:hint="eastAsia"/>
          <w:bCs/>
          <w:sz w:val="26"/>
          <w:szCs w:val="26"/>
        </w:rPr>
        <w:t>，</w:t>
      </w:r>
      <w:r>
        <w:rPr>
          <w:bCs/>
          <w:sz w:val="26"/>
          <w:szCs w:val="26"/>
        </w:rPr>
        <w:t>任务空间抽象，构建硬件无关的操控描述。</w:t>
      </w:r>
    </w:p>
    <w:p w:rsidR="003D5B5C" w:rsidRDefault="00FF38C1">
      <w:pPr>
        <w:spacing w:line="480" w:lineRule="atLeast"/>
        <w:ind w:firstLineChars="200" w:firstLine="520"/>
        <w:textAlignment w:val="center"/>
        <w:rPr>
          <w:sz w:val="26"/>
          <w:szCs w:val="26"/>
        </w:rPr>
      </w:pPr>
      <w:r>
        <w:rPr>
          <w:sz w:val="26"/>
          <w:szCs w:val="26"/>
        </w:rPr>
        <w:t>本步骤的核心思想是将人手操控数据从关节空间提升到任务空间，抽象为与硬件形态无关的通用任务描述。由于</w:t>
      </w:r>
      <w:r>
        <w:rPr>
          <w:sz w:val="26"/>
          <w:szCs w:val="26"/>
        </w:rPr>
        <w:t>Embodiment Gap</w:t>
      </w:r>
      <w:r>
        <w:rPr>
          <w:sz w:val="26"/>
          <w:szCs w:val="26"/>
        </w:rPr>
        <w:t>的根源在于关节空间的不兼容，</w:t>
      </w:r>
      <w:r>
        <w:rPr>
          <w:sz w:val="26"/>
          <w:szCs w:val="26"/>
        </w:rPr>
        <w:lastRenderedPageBreak/>
        <w:t>而任务空间，即指尖对物体做了什么是硬件无关的，因此通过任务空间的中间表达，可以从根本上绕过关节层面的直接映射困难。</w:t>
      </w:r>
    </w:p>
    <w:p w:rsidR="003D5B5C" w:rsidRDefault="00FF38C1">
      <w:pPr>
        <w:spacing w:line="480" w:lineRule="atLeast"/>
        <w:ind w:firstLineChars="200" w:firstLine="520"/>
        <w:textAlignment w:val="center"/>
        <w:rPr>
          <w:sz w:val="26"/>
          <w:szCs w:val="26"/>
        </w:rPr>
      </w:pPr>
      <w:r>
        <w:rPr>
          <w:sz w:val="26"/>
          <w:szCs w:val="26"/>
        </w:rPr>
        <w:t>具体而言，将人手每个指尖对物体的作用抽象为力旋量（</w:t>
      </w:r>
      <w:r>
        <w:rPr>
          <w:sz w:val="26"/>
          <w:szCs w:val="26"/>
        </w:rPr>
        <w:t>Wrench</w:t>
      </w:r>
      <w:r>
        <w:rPr>
          <w:sz w:val="26"/>
          <w:szCs w:val="26"/>
        </w:rPr>
        <w:t>）和运动旋量（</w:t>
      </w:r>
      <w:r>
        <w:rPr>
          <w:sz w:val="26"/>
          <w:szCs w:val="26"/>
        </w:rPr>
        <w:t>Twist</w:t>
      </w:r>
      <w:r>
        <w:rPr>
          <w:sz w:val="26"/>
          <w:szCs w:val="26"/>
        </w:rPr>
        <w:t>）的时间序列：</w:t>
      </w:r>
    </w:p>
    <w:p w:rsidR="003D5B5C" w:rsidRDefault="00FF38C1">
      <w:pPr>
        <w:spacing w:line="480" w:lineRule="atLeast"/>
        <w:jc w:val="center"/>
        <w:textAlignment w:val="center"/>
        <w:rPr>
          <w:sz w:val="26"/>
          <w:szCs w:val="26"/>
        </w:rPr>
      </w:pPr>
      <m:oMath>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T</m:t>
            </m:r>
          </m:sup>
        </m:sSup>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τ</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T</m:t>
            </m:r>
          </m:sup>
        </m:sSup>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T</m:t>
            </m:r>
          </m:sup>
        </m:sSup>
        <m:r>
          <m:rPr>
            <m:scr m:val="double-struck"/>
          </m:rPr>
          <w:rPr>
            <w:rFonts w:ascii="Cambria Math" w:hAnsi="Cambria Math"/>
            <w:sz w:val="26"/>
            <w:szCs w:val="26"/>
          </w:rPr>
          <m:t>∈R</m:t>
        </m:r>
        <m:r>
          <m:rPr>
            <m:sty m:val="p"/>
          </m:rPr>
          <w:rPr>
            <w:rFonts w:ascii="Cambria Math" w:hAnsi="Cambria Math"/>
            <w:sz w:val="26"/>
            <w:szCs w:val="26"/>
          </w:rPr>
          <m:t>⁶</m:t>
        </m:r>
      </m:oMath>
      <w:r>
        <w:rPr>
          <w:i/>
          <w:iCs/>
          <w:sz w:val="26"/>
          <w:szCs w:val="26"/>
        </w:rPr>
        <w:t xml:space="preserve"> </w:t>
      </w:r>
      <w:r>
        <w:rPr>
          <w:iCs/>
          <w:sz w:val="26"/>
          <w:szCs w:val="26"/>
        </w:rPr>
        <w:t>（第</w:t>
      </w:r>
      <w:r>
        <w:rPr>
          <w:i/>
          <w:iCs/>
          <w:sz w:val="26"/>
          <w:szCs w:val="26"/>
        </w:rPr>
        <w:t>i</w:t>
      </w:r>
      <w:proofErr w:type="gramStart"/>
      <w:r>
        <w:rPr>
          <w:iCs/>
          <w:sz w:val="26"/>
          <w:szCs w:val="26"/>
        </w:rPr>
        <w:t>指</w:t>
      </w:r>
      <w:proofErr w:type="gramEnd"/>
      <w:r>
        <w:rPr>
          <w:iCs/>
          <w:sz w:val="26"/>
          <w:szCs w:val="26"/>
        </w:rPr>
        <w:t>指尖力旋量）</w:t>
      </w:r>
    </w:p>
    <w:p w:rsidR="003D5B5C" w:rsidRDefault="00FF38C1">
      <w:pPr>
        <w:spacing w:line="480" w:lineRule="atLeast"/>
        <w:jc w:val="center"/>
        <w:textAlignment w:val="center"/>
        <w:rPr>
          <w:sz w:val="26"/>
          <w:szCs w:val="26"/>
        </w:rPr>
      </w:pPr>
      <m:oMath>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r>
          <w:rPr>
            <w:rFonts w:ascii="Cambria Math" w:hAnsi="Cambria Math"/>
            <w:sz w:val="26"/>
            <w:szCs w:val="26"/>
          </w:rPr>
          <m:t>x</m:t>
        </m:r>
        <m:sSub>
          <m:sSubPr>
            <m:ctrlPr>
              <w:rPr>
                <w:rFonts w:ascii="Cambria Math" w:hAnsi="Cambria Math"/>
                <w:sz w:val="26"/>
                <w:szCs w:val="26"/>
              </w:rPr>
            </m:ctrlPr>
          </m:sSubPr>
          <m:e>
            <m:r>
              <m:rPr>
                <m:sty m:val="p"/>
              </m:rPr>
              <w:rPr>
                <w:rFonts w:ascii="Cambria Math" w:hAnsi="Cambria Math"/>
                <w:sz w:val="26"/>
                <w:szCs w:val="26"/>
              </w:rPr>
              <m:t>̇</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T</m:t>
            </m:r>
          </m:sup>
        </m:sSup>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ω</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T</m:t>
            </m:r>
          </m:sup>
        </m:sSup>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T</m:t>
            </m:r>
          </m:sup>
        </m:sSup>
        <m:r>
          <m:rPr>
            <m:scr m:val="double-struck"/>
          </m:rPr>
          <w:rPr>
            <w:rFonts w:ascii="Cambria Math" w:hAnsi="Cambria Math"/>
            <w:sz w:val="26"/>
            <w:szCs w:val="26"/>
          </w:rPr>
          <m:t>∈R</m:t>
        </m:r>
        <m:r>
          <m:rPr>
            <m:sty m:val="p"/>
          </m:rPr>
          <w:rPr>
            <w:rFonts w:ascii="Cambria Math" w:hAnsi="Cambria Math"/>
            <w:sz w:val="26"/>
            <w:szCs w:val="26"/>
          </w:rPr>
          <m:t>⁶</m:t>
        </m:r>
      </m:oMath>
      <w:r>
        <w:rPr>
          <w:i/>
          <w:iCs/>
          <w:sz w:val="26"/>
          <w:szCs w:val="26"/>
        </w:rPr>
        <w:t xml:space="preserve"> </w:t>
      </w:r>
      <w:r>
        <w:rPr>
          <w:iCs/>
          <w:sz w:val="26"/>
          <w:szCs w:val="26"/>
        </w:rPr>
        <w:t>（第</w:t>
      </w:r>
      <w:r>
        <w:rPr>
          <w:i/>
          <w:iCs/>
          <w:sz w:val="26"/>
          <w:szCs w:val="26"/>
        </w:rPr>
        <w:t>i</w:t>
      </w:r>
      <w:r>
        <w:rPr>
          <w:iCs/>
          <w:sz w:val="26"/>
          <w:szCs w:val="26"/>
        </w:rPr>
        <w:t>指指尖运动旋量）</w:t>
      </w:r>
    </w:p>
    <w:p w:rsidR="003D5B5C" w:rsidRDefault="00FF38C1">
      <w:pPr>
        <w:spacing w:line="480" w:lineRule="atLeast"/>
        <w:ind w:firstLineChars="200" w:firstLine="520"/>
        <w:textAlignment w:val="center"/>
        <w:rPr>
          <w:sz w:val="26"/>
          <w:szCs w:val="26"/>
        </w:rPr>
      </w:pPr>
      <w:r>
        <w:rPr>
          <w:sz w:val="26"/>
          <w:szCs w:val="26"/>
        </w:rPr>
        <w:t>其中，</w:t>
      </w:r>
      <m:oMath>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表示第</w:t>
      </w:r>
      <m:oMath>
        <m:r>
          <w:rPr>
            <w:rFonts w:ascii="Cambria Math" w:hAnsi="Cambria Math"/>
            <w:sz w:val="26"/>
            <w:szCs w:val="26"/>
          </w:rPr>
          <m:t>i</m:t>
        </m:r>
      </m:oMath>
      <w:proofErr w:type="gramStart"/>
      <w:r>
        <w:rPr>
          <w:sz w:val="26"/>
          <w:szCs w:val="26"/>
        </w:rPr>
        <w:t>个</w:t>
      </w:r>
      <w:proofErr w:type="gramEnd"/>
      <w:r>
        <w:rPr>
          <w:sz w:val="26"/>
          <w:szCs w:val="26"/>
        </w:rPr>
        <w:t>指尖在时刻</w:t>
      </w:r>
      <m:oMath>
        <m:r>
          <w:rPr>
            <w:rFonts w:ascii="Cambria Math" w:hAnsi="Cambria Math"/>
            <w:sz w:val="26"/>
            <w:szCs w:val="26"/>
          </w:rPr>
          <m:t>t</m:t>
        </m:r>
      </m:oMath>
      <w:r>
        <w:rPr>
          <w:sz w:val="26"/>
          <w:szCs w:val="26"/>
        </w:rPr>
        <w:t>对物体施加的力旋量，</w:t>
      </w:r>
      <m:oMath>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表示第</w:t>
      </w:r>
      <m:oMath>
        <m:r>
          <w:rPr>
            <w:rFonts w:ascii="Cambria Math" w:hAnsi="Cambria Math"/>
            <w:sz w:val="26"/>
            <w:szCs w:val="26"/>
          </w:rPr>
          <m:t>i</m:t>
        </m:r>
      </m:oMath>
      <w:proofErr w:type="gramStart"/>
      <w:r>
        <w:rPr>
          <w:sz w:val="26"/>
          <w:szCs w:val="26"/>
        </w:rPr>
        <w:t>个</w:t>
      </w:r>
      <w:proofErr w:type="gramEnd"/>
      <w:r>
        <w:rPr>
          <w:sz w:val="26"/>
          <w:szCs w:val="26"/>
        </w:rPr>
        <w:t>指尖在时刻</w:t>
      </w:r>
      <m:oMath>
        <m:r>
          <w:rPr>
            <w:rFonts w:ascii="Cambria Math" w:hAnsi="Cambria Math"/>
            <w:sz w:val="26"/>
            <w:szCs w:val="26"/>
          </w:rPr>
          <m:t>t</m:t>
        </m:r>
      </m:oMath>
      <w:r>
        <w:rPr>
          <w:sz w:val="26"/>
          <w:szCs w:val="26"/>
        </w:rPr>
        <w:t>的运动旋量；</w:t>
      </w:r>
      <m:oMath>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为第</w:t>
      </w:r>
      <m:oMath>
        <m:r>
          <w:rPr>
            <w:rFonts w:ascii="Cambria Math" w:hAnsi="Cambria Math"/>
            <w:sz w:val="26"/>
            <w:szCs w:val="26"/>
          </w:rPr>
          <m:t>i</m:t>
        </m:r>
      </m:oMath>
      <w:proofErr w:type="gramStart"/>
      <w:r>
        <w:rPr>
          <w:sz w:val="26"/>
          <w:szCs w:val="26"/>
        </w:rPr>
        <w:t>个</w:t>
      </w:r>
      <w:proofErr w:type="gramEnd"/>
      <w:r>
        <w:rPr>
          <w:sz w:val="26"/>
          <w:szCs w:val="26"/>
        </w:rPr>
        <w:t>指尖的三维接触力向量，用于表征指尖在接触点处对物体施加的作用力；</w:t>
      </w:r>
      <m:oMath>
        <m:sSub>
          <m:sSubPr>
            <m:ctrlPr>
              <w:rPr>
                <w:rFonts w:ascii="Cambria Math" w:hAnsi="Cambria Math"/>
                <w:sz w:val="26"/>
                <w:szCs w:val="26"/>
              </w:rPr>
            </m:ctrlPr>
          </m:sSubPr>
          <m:e>
            <m:r>
              <w:rPr>
                <w:rFonts w:ascii="Cambria Math" w:hAnsi="Cambria Math"/>
                <w:sz w:val="26"/>
                <w:szCs w:val="26"/>
              </w:rPr>
              <m:t>τ</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为第</w:t>
      </w:r>
      <m:oMath>
        <m:r>
          <w:rPr>
            <w:rFonts w:ascii="Cambria Math" w:hAnsi="Cambria Math"/>
            <w:sz w:val="26"/>
            <w:szCs w:val="26"/>
          </w:rPr>
          <m:t>i</m:t>
        </m:r>
      </m:oMath>
      <w:proofErr w:type="gramStart"/>
      <w:r>
        <w:rPr>
          <w:sz w:val="26"/>
          <w:szCs w:val="26"/>
        </w:rPr>
        <w:t>个</w:t>
      </w:r>
      <w:proofErr w:type="gramEnd"/>
      <w:r>
        <w:rPr>
          <w:sz w:val="26"/>
          <w:szCs w:val="26"/>
        </w:rPr>
        <w:t>指尖相对于参考点的三维接触力矩向量，用于表征</w:t>
      </w:r>
      <w:proofErr w:type="gramStart"/>
      <w:r>
        <w:rPr>
          <w:sz w:val="26"/>
          <w:szCs w:val="26"/>
        </w:rPr>
        <w:t>该接触</w:t>
      </w:r>
      <w:proofErr w:type="gramEnd"/>
      <w:r>
        <w:rPr>
          <w:sz w:val="26"/>
          <w:szCs w:val="26"/>
        </w:rPr>
        <w:t>作用产生的转动效应；</w:t>
      </w:r>
      <m:oMath>
        <m:sSub>
          <m:sSubPr>
            <m:ctrlPr>
              <w:rPr>
                <w:rFonts w:ascii="Cambria Math" w:hAnsi="Cambria Math"/>
                <w:sz w:val="26"/>
                <w:szCs w:val="26"/>
              </w:rPr>
            </m:ctrlPr>
          </m:sSubPr>
          <m:e>
            <m:acc>
              <m:accPr>
                <m:chr m:val="̇"/>
                <m:ctrlPr>
                  <w:rPr>
                    <w:rFonts w:ascii="Cambria Math" w:hAnsi="Cambria Math"/>
                    <w:sz w:val="26"/>
                    <w:szCs w:val="26"/>
                  </w:rPr>
                </m:ctrlPr>
              </m:accPr>
              <m:e>
                <m:r>
                  <w:rPr>
                    <w:rFonts w:ascii="Cambria Math" w:hAnsi="Cambria Math"/>
                    <w:sz w:val="26"/>
                    <w:szCs w:val="26"/>
                  </w:rPr>
                  <m:t>x</m:t>
                </m:r>
              </m:e>
            </m:acc>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为第</w:t>
      </w:r>
      <m:oMath>
        <m:r>
          <w:rPr>
            <w:rFonts w:ascii="Cambria Math" w:hAnsi="Cambria Math"/>
            <w:sz w:val="26"/>
            <w:szCs w:val="26"/>
          </w:rPr>
          <m:t>i</m:t>
        </m:r>
      </m:oMath>
      <w:proofErr w:type="gramStart"/>
      <w:r>
        <w:rPr>
          <w:sz w:val="26"/>
          <w:szCs w:val="26"/>
        </w:rPr>
        <w:t>个</w:t>
      </w:r>
      <w:proofErr w:type="gramEnd"/>
      <w:r>
        <w:rPr>
          <w:sz w:val="26"/>
          <w:szCs w:val="26"/>
        </w:rPr>
        <w:t>指尖的三维线速度向量，反映指尖在空间中的平移运动；</w:t>
      </w:r>
      <m:oMath>
        <m:sSub>
          <m:sSubPr>
            <m:ctrlPr>
              <w:rPr>
                <w:rFonts w:ascii="Cambria Math" w:hAnsi="Cambria Math"/>
                <w:sz w:val="26"/>
                <w:szCs w:val="26"/>
              </w:rPr>
            </m:ctrlPr>
          </m:sSubPr>
          <m:e>
            <m:r>
              <w:rPr>
                <w:rFonts w:ascii="Cambria Math" w:hAnsi="Cambria Math"/>
                <w:sz w:val="26"/>
                <w:szCs w:val="26"/>
              </w:rPr>
              <m:t>ω</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为第</w:t>
      </w:r>
      <m:oMath>
        <m:r>
          <w:rPr>
            <w:rFonts w:ascii="Cambria Math" w:hAnsi="Cambria Math"/>
            <w:sz w:val="26"/>
            <w:szCs w:val="26"/>
          </w:rPr>
          <m:t>i</m:t>
        </m:r>
      </m:oMath>
      <w:proofErr w:type="gramStart"/>
      <w:r>
        <w:rPr>
          <w:sz w:val="26"/>
          <w:szCs w:val="26"/>
        </w:rPr>
        <w:t>个</w:t>
      </w:r>
      <w:proofErr w:type="gramEnd"/>
      <w:r>
        <w:rPr>
          <w:sz w:val="26"/>
          <w:szCs w:val="26"/>
        </w:rPr>
        <w:t>指尖的三维角速度向量，反映指尖姿态随时间的转动变化；符号</w:t>
      </w:r>
      <m:oMath>
        <m:sSup>
          <m:sSupPr>
            <m:ctrlPr>
              <w:rPr>
                <w:rFonts w:ascii="Cambria Math" w:hAnsi="Cambria Math"/>
                <w:i/>
                <w:sz w:val="26"/>
                <w:szCs w:val="26"/>
              </w:rPr>
            </m:ctrlPr>
          </m:sSupPr>
          <m:e>
            <m:r>
              <w:rPr>
                <w:rFonts w:ascii="Cambria Math" w:hAnsi="Cambria Math"/>
                <w:sz w:val="26"/>
                <w:szCs w:val="26"/>
              </w:rPr>
              <m:t>( )</m:t>
            </m:r>
          </m:e>
          <m:sup>
            <m:r>
              <w:rPr>
                <w:rFonts w:ascii="Cambria Math" w:hAnsi="Cambria Math"/>
                <w:sz w:val="26"/>
                <w:szCs w:val="26"/>
              </w:rPr>
              <m:t>T</m:t>
            </m:r>
          </m:sup>
        </m:sSup>
      </m:oMath>
      <w:r>
        <w:rPr>
          <w:sz w:val="26"/>
          <w:szCs w:val="26"/>
        </w:rPr>
        <w:t>表示转置运算，</w:t>
      </w:r>
      <m:oMath>
        <m:sSup>
          <m:sSupPr>
            <m:ctrlPr>
              <w:rPr>
                <w:rFonts w:ascii="Cambria Math" w:hAnsi="Cambria Math"/>
                <w:sz w:val="26"/>
                <w:szCs w:val="26"/>
              </w:rPr>
            </m:ctrlPr>
          </m:sSupPr>
          <m:e>
            <m:r>
              <m:rPr>
                <m:scr m:val="double-struck"/>
                <m:sty m:val="p"/>
              </m:rPr>
              <w:rPr>
                <w:rFonts w:ascii="Cambria Math" w:hAnsi="Cambria Math"/>
                <w:sz w:val="26"/>
                <w:szCs w:val="26"/>
              </w:rPr>
              <m:t>R</m:t>
            </m:r>
          </m:e>
          <m:sup>
            <m:r>
              <w:rPr>
                <w:rFonts w:ascii="Cambria Math" w:hAnsi="Cambria Math"/>
                <w:sz w:val="26"/>
                <w:szCs w:val="26"/>
              </w:rPr>
              <m:t>6</m:t>
            </m:r>
          </m:sup>
        </m:sSup>
      </m:oMath>
      <w:r>
        <w:rPr>
          <w:sz w:val="26"/>
          <w:szCs w:val="26"/>
        </w:rPr>
        <w:t>表示六维实向量空间。由此，每个指尖在任</w:t>
      </w:r>
      <w:proofErr w:type="gramStart"/>
      <w:r>
        <w:rPr>
          <w:sz w:val="26"/>
          <w:szCs w:val="26"/>
        </w:rPr>
        <w:t>一</w:t>
      </w:r>
      <w:proofErr w:type="gramEnd"/>
      <w:r>
        <w:rPr>
          <w:sz w:val="26"/>
          <w:szCs w:val="26"/>
        </w:rPr>
        <w:t>时刻的接触作用可统一表示为力</w:t>
      </w:r>
      <w:r>
        <w:rPr>
          <w:rFonts w:hint="eastAsia"/>
          <w:sz w:val="26"/>
          <w:szCs w:val="26"/>
        </w:rPr>
        <w:t>、</w:t>
      </w:r>
      <w:r>
        <w:rPr>
          <w:sz w:val="26"/>
          <w:szCs w:val="26"/>
        </w:rPr>
        <w:t>力矩的六维力学描述，其运动状态可统一表示为线速度、角速度的六</w:t>
      </w:r>
      <w:proofErr w:type="gramStart"/>
      <w:r>
        <w:rPr>
          <w:sz w:val="26"/>
          <w:szCs w:val="26"/>
        </w:rPr>
        <w:t>维运动</w:t>
      </w:r>
      <w:proofErr w:type="gramEnd"/>
      <w:r>
        <w:rPr>
          <w:sz w:val="26"/>
          <w:szCs w:val="26"/>
        </w:rPr>
        <w:t>描述，从而为后续的跨本体运动重定向、接触状态建模以及力位协同控制提供统一的任务空间表征。</w:t>
      </w:r>
    </w:p>
    <w:p w:rsidR="003D5B5C" w:rsidRDefault="00FF38C1">
      <w:pPr>
        <w:spacing w:line="480" w:lineRule="atLeast"/>
        <w:ind w:firstLineChars="200" w:firstLine="520"/>
        <w:textAlignment w:val="center"/>
        <w:rPr>
          <w:sz w:val="26"/>
          <w:szCs w:val="26"/>
        </w:rPr>
      </w:pPr>
      <w:r>
        <w:rPr>
          <w:sz w:val="26"/>
          <w:szCs w:val="26"/>
        </w:rPr>
        <w:t>在此基础上，定义指尖接触状态标志</w:t>
      </w:r>
      <w:r>
        <w:rPr>
          <w:rFonts w:hint="eastAsia"/>
          <w:sz w:val="26"/>
          <w:szCs w:val="26"/>
        </w:rPr>
        <w:t>为</w:t>
      </w:r>
      <m:oMath>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)∈0,1</m:t>
        </m:r>
      </m:oMath>
      <w:r>
        <w:rPr>
          <w:sz w:val="26"/>
          <w:szCs w:val="26"/>
        </w:rPr>
        <w:t>，通过设定压力传感器的阈值判定各指尖是否处于有效接触状态。该标志</w:t>
      </w:r>
      <w:proofErr w:type="gramStart"/>
      <w:r>
        <w:rPr>
          <w:sz w:val="26"/>
          <w:szCs w:val="26"/>
        </w:rPr>
        <w:t>位用于</w:t>
      </w:r>
      <w:proofErr w:type="gramEnd"/>
      <w:r>
        <w:rPr>
          <w:sz w:val="26"/>
          <w:szCs w:val="26"/>
        </w:rPr>
        <w:t>后续的握持</w:t>
      </w:r>
      <w:proofErr w:type="gramStart"/>
      <w:r>
        <w:rPr>
          <w:sz w:val="26"/>
          <w:szCs w:val="26"/>
        </w:rPr>
        <w:t>力分配</w:t>
      </w:r>
      <w:proofErr w:type="gramEnd"/>
      <w:r>
        <w:rPr>
          <w:sz w:val="26"/>
          <w:szCs w:val="26"/>
        </w:rPr>
        <w:t>和接触约束建立，确保仅在有效接触时才施加力控约束。</w:t>
      </w:r>
    </w:p>
    <w:p w:rsidR="003D5B5C" w:rsidRDefault="00FF38C1">
      <w:pPr>
        <w:spacing w:line="480" w:lineRule="atLeast"/>
        <w:ind w:firstLineChars="200" w:firstLine="520"/>
        <w:textAlignment w:val="center"/>
        <w:rPr>
          <w:sz w:val="26"/>
          <w:szCs w:val="26"/>
        </w:rPr>
      </w:pPr>
      <w:r>
        <w:rPr>
          <w:sz w:val="26"/>
          <w:szCs w:val="26"/>
        </w:rPr>
        <w:t>这一</w:t>
      </w:r>
      <w:r>
        <w:rPr>
          <w:sz w:val="26"/>
          <w:szCs w:val="26"/>
        </w:rPr>
        <w:t>抽象层的关键优势在于，它描述的是</w:t>
      </w:r>
      <w:proofErr w:type="gramStart"/>
      <w:r>
        <w:rPr>
          <w:sz w:val="26"/>
          <w:szCs w:val="26"/>
        </w:rPr>
        <w:t>任务级行为</w:t>
      </w:r>
      <w:proofErr w:type="gramEnd"/>
      <w:r>
        <w:rPr>
          <w:sz w:val="26"/>
          <w:szCs w:val="26"/>
        </w:rPr>
        <w:t>而非</w:t>
      </w:r>
      <w:proofErr w:type="gramStart"/>
      <w:r>
        <w:rPr>
          <w:sz w:val="26"/>
          <w:szCs w:val="26"/>
        </w:rPr>
        <w:t>关节级运动</w:t>
      </w:r>
      <w:proofErr w:type="gramEnd"/>
      <w:r>
        <w:rPr>
          <w:sz w:val="26"/>
          <w:szCs w:val="26"/>
        </w:rPr>
        <w:t>，因此对任何具备足够手指自由度的灵巧手平台均具有通用性。同一份任务空间描述可被不同厂家、</w:t>
      </w:r>
      <w:proofErr w:type="gramStart"/>
      <w:r>
        <w:rPr>
          <w:sz w:val="26"/>
          <w:szCs w:val="26"/>
        </w:rPr>
        <w:t>不</w:t>
      </w:r>
      <w:proofErr w:type="gramEnd"/>
      <w:r>
        <w:rPr>
          <w:sz w:val="26"/>
          <w:szCs w:val="26"/>
        </w:rPr>
        <w:t>同构型的灵巧手所复用，为跨平台部署奠定了基础。</w:t>
      </w:r>
    </w:p>
    <w:p w:rsidR="003D5B5C" w:rsidRDefault="00FF38C1">
      <w:pPr>
        <w:spacing w:line="480" w:lineRule="atLeast"/>
        <w:ind w:firstLineChars="200" w:firstLine="520"/>
        <w:textAlignment w:val="center"/>
        <w:rPr>
          <w:sz w:val="26"/>
          <w:szCs w:val="26"/>
        </w:rPr>
      </w:pPr>
      <w:r>
        <w:rPr>
          <w:rFonts w:hint="eastAsia"/>
          <w:bCs/>
          <w:sz w:val="26"/>
          <w:szCs w:val="26"/>
        </w:rPr>
        <w:t>Step2</w:t>
      </w:r>
      <w:r>
        <w:rPr>
          <w:rFonts w:hint="eastAsia"/>
          <w:bCs/>
          <w:sz w:val="26"/>
          <w:szCs w:val="26"/>
        </w:rPr>
        <w:t>，</w:t>
      </w:r>
      <w:r>
        <w:rPr>
          <w:bCs/>
          <w:sz w:val="26"/>
          <w:szCs w:val="26"/>
        </w:rPr>
        <w:t>指尖空间运动学重定向，从人手空间到灵巧手空间。</w:t>
      </w:r>
    </w:p>
    <w:p w:rsidR="003D5B5C" w:rsidRDefault="00FF38C1">
      <w:pPr>
        <w:spacing w:line="480" w:lineRule="atLeast"/>
        <w:ind w:firstLineChars="200" w:firstLine="520"/>
        <w:textAlignment w:val="center"/>
        <w:rPr>
          <w:sz w:val="26"/>
          <w:szCs w:val="26"/>
        </w:rPr>
      </w:pPr>
      <w:r>
        <w:rPr>
          <w:sz w:val="26"/>
          <w:szCs w:val="26"/>
        </w:rPr>
        <w:t>在获得人手指尖的任务空间描述后，需要将人手指尖的空间运动轨迹映射到灵巧手指尖的可达工作空间内。由于人手与灵巧手的指节长度比例不同、工作空间形状不同，本步骤采用一种基于功能等价性（</w:t>
      </w:r>
      <w:r>
        <w:rPr>
          <w:sz w:val="26"/>
          <w:szCs w:val="26"/>
        </w:rPr>
        <w:t>Functional Equivalence</w:t>
      </w:r>
      <w:r>
        <w:rPr>
          <w:sz w:val="26"/>
          <w:szCs w:val="26"/>
        </w:rPr>
        <w:t>）而非几何等价性的映射策略。</w:t>
      </w:r>
    </w:p>
    <w:p w:rsidR="003D5B5C" w:rsidRDefault="00FF38C1">
      <w:pPr>
        <w:spacing w:line="480" w:lineRule="atLeast"/>
        <w:ind w:firstLineChars="200" w:firstLine="520"/>
        <w:textAlignment w:val="center"/>
        <w:rPr>
          <w:sz w:val="26"/>
          <w:szCs w:val="26"/>
        </w:rPr>
      </w:pPr>
      <w:r>
        <w:rPr>
          <w:sz w:val="26"/>
          <w:szCs w:val="26"/>
        </w:rPr>
        <w:t>具体而言，定义人手指尖位置相对于掌心坐标系的归一化坐标：</w:t>
      </w:r>
    </w:p>
    <w:p w:rsidR="003D5B5C" w:rsidRDefault="00FF38C1">
      <w:pPr>
        <w:spacing w:line="480" w:lineRule="atLeast"/>
        <w:ind w:firstLineChars="200" w:firstLine="520"/>
        <w:textAlignment w:val="center"/>
        <w:rPr>
          <w:sz w:val="26"/>
          <w:szCs w:val="26"/>
        </w:rPr>
      </w:pPr>
      <m:oMathPara>
        <m:oMath>
          <m:r>
            <w:rPr>
              <w:rFonts w:ascii="Cambria Math" w:hAnsi="Cambria Math"/>
              <w:sz w:val="26"/>
              <w:szCs w:val="26"/>
            </w:rPr>
            <m:t>p</m:t>
          </m:r>
          <m:sSubSup>
            <m:sSubSupPr>
              <m:ctrlPr>
                <w:rPr>
                  <w:rFonts w:ascii="Cambria Math" w:hAnsi="Cambria Math"/>
                  <w:sz w:val="26"/>
                  <w:szCs w:val="26"/>
                </w:rPr>
              </m:ctrlPr>
            </m:sSubSupPr>
            <m:e>
              <m:r>
                <m:rPr>
                  <m:sty m:val="p"/>
                </m:rPr>
                <w:rPr>
                  <w:rFonts w:ascii="Cambria Math" w:hAnsi="Cambria Math"/>
                  <w:sz w:val="26"/>
                  <w:szCs w:val="26"/>
                </w:rPr>
                <m:t>̃</m:t>
              </m:r>
            </m:e>
            <m:sub>
              <m:r>
                <w:rPr>
                  <w:rFonts w:ascii="Cambria Math" w:hAnsi="Cambria Math"/>
                  <w:sz w:val="26"/>
                  <w:szCs w:val="26"/>
                </w:rPr>
                <m:t>i</m:t>
              </m:r>
            </m:sub>
            <m:sup>
              <m:r>
                <w:rPr>
                  <w:rFonts w:ascii="Cambria Math" w:hAnsi="Cambria Math"/>
                  <w:sz w:val="26"/>
                  <w:szCs w:val="26"/>
                </w:rPr>
                <m:t>h</m:t>
              </m:r>
              <m:r>
                <w:rPr>
                  <w:rFonts w:ascii="Cambria Math" w:hAnsi="Cambria Math"/>
                  <w:sz w:val="26"/>
                  <w:szCs w:val="26"/>
                </w:rPr>
                <m:t>uman</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Sup>
            <m:sSubSupPr>
              <m:ctrlPr>
                <w:rPr>
                  <w:rFonts w:ascii="Cambria Math" w:hAnsi="Cambria Math"/>
                  <w:sz w:val="26"/>
                  <w:szCs w:val="26"/>
                </w:rPr>
              </m:ctrlPr>
            </m:sSubSupPr>
            <m:e>
              <m:r>
                <w:rPr>
                  <w:rFonts w:ascii="Cambria Math" w:hAnsi="Cambria Math"/>
                  <w:sz w:val="26"/>
                  <w:szCs w:val="26"/>
                </w:rPr>
                <m:t>p</m:t>
              </m:r>
            </m:e>
            <m:sub>
              <m:r>
                <w:rPr>
                  <w:rFonts w:ascii="Cambria Math" w:hAnsi="Cambria Math"/>
                  <w:sz w:val="26"/>
                  <w:szCs w:val="26"/>
                </w:rPr>
                <m:t>i</m:t>
              </m:r>
            </m:sub>
            <m:sup>
              <m:r>
                <w:rPr>
                  <w:rFonts w:ascii="Cambria Math" w:hAnsi="Cambria Math"/>
                  <w:sz w:val="26"/>
                  <w:szCs w:val="26"/>
                </w:rPr>
                <m:t>h</m:t>
              </m:r>
              <m:r>
                <w:rPr>
                  <w:rFonts w:ascii="Cambria Math" w:hAnsi="Cambria Math"/>
                  <w:sz w:val="26"/>
                  <w:szCs w:val="26"/>
                </w:rPr>
                <m:t>uman</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p</m:t>
              </m:r>
            </m:e>
            <m:sub>
              <m:r>
                <w:rPr>
                  <w:rFonts w:ascii="Cambria Math" w:hAnsi="Cambria Math"/>
                  <w:sz w:val="26"/>
                  <w:szCs w:val="26"/>
                </w:rPr>
                <m:t>palm</m:t>
              </m:r>
            </m:sub>
            <m:sup>
              <m:r>
                <w:rPr>
                  <w:rFonts w:ascii="Cambria Math" w:hAnsi="Cambria Math"/>
                  <w:sz w:val="26"/>
                  <w:szCs w:val="26"/>
                </w:rPr>
                <m:t>h</m:t>
              </m:r>
              <m:r>
                <w:rPr>
                  <w:rFonts w:ascii="Cambria Math" w:hAnsi="Cambria Math"/>
                  <w:sz w:val="26"/>
                  <w:szCs w:val="26"/>
                </w:rPr>
                <m:t>uman</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L</m:t>
              </m:r>
            </m:e>
            <m:sub>
              <m:r>
                <w:rPr>
                  <w:rFonts w:ascii="Cambria Math" w:hAnsi="Cambria Math"/>
                  <w:sz w:val="26"/>
                  <w:szCs w:val="26"/>
                </w:rPr>
                <m:t>ref</m:t>
              </m:r>
            </m:sub>
            <m:sup>
              <m:r>
                <w:rPr>
                  <w:rFonts w:ascii="Cambria Math" w:hAnsi="Cambria Math"/>
                  <w:sz w:val="26"/>
                  <w:szCs w:val="26"/>
                </w:rPr>
                <m:t>h</m:t>
              </m:r>
              <m:r>
                <w:rPr>
                  <w:rFonts w:ascii="Cambria Math" w:hAnsi="Cambria Math"/>
                  <w:sz w:val="26"/>
                  <w:szCs w:val="26"/>
                </w:rPr>
                <m:t>uman</m:t>
              </m:r>
            </m:sup>
          </m:sSubSup>
        </m:oMath>
      </m:oMathPara>
    </w:p>
    <w:p w:rsidR="003D5B5C" w:rsidRDefault="00FF38C1">
      <w:pPr>
        <w:spacing w:line="480" w:lineRule="atLeast"/>
        <w:ind w:firstLineChars="200" w:firstLine="520"/>
        <w:textAlignment w:val="center"/>
        <w:rPr>
          <w:sz w:val="26"/>
          <w:szCs w:val="26"/>
        </w:rPr>
      </w:pPr>
      <w:r>
        <w:rPr>
          <w:sz w:val="26"/>
          <w:szCs w:val="26"/>
        </w:rPr>
        <w:t>其中</w:t>
      </w:r>
      <m:oMath>
        <m:sSubSup>
          <m:sSubSupPr>
            <m:ctrlPr>
              <w:rPr>
                <w:rFonts w:ascii="Cambria Math" w:hAnsi="Cambria Math"/>
                <w:sz w:val="26"/>
                <w:szCs w:val="26"/>
              </w:rPr>
            </m:ctrlPr>
          </m:sSubSupPr>
          <m:e>
            <m:r>
              <w:rPr>
                <w:rFonts w:ascii="Cambria Math" w:hAnsi="Cambria Math"/>
                <w:sz w:val="26"/>
                <w:szCs w:val="26"/>
              </w:rPr>
              <m:t>p</m:t>
            </m:r>
          </m:e>
          <m:sub>
            <m:r>
              <w:rPr>
                <w:rFonts w:ascii="Cambria Math" w:hAnsi="Cambria Math"/>
                <w:sz w:val="26"/>
                <w:szCs w:val="26"/>
              </w:rPr>
              <m:t>i</m:t>
            </m:r>
          </m:sub>
          <m:sup>
            <m:r>
              <w:rPr>
                <w:rFonts w:ascii="Cambria Math" w:hAnsi="Cambria Math"/>
                <w:sz w:val="26"/>
                <w:szCs w:val="26"/>
              </w:rPr>
              <m:t>h</m:t>
            </m:r>
            <m:r>
              <w:rPr>
                <w:rFonts w:ascii="Cambria Math" w:hAnsi="Cambria Math"/>
                <w:sz w:val="26"/>
                <w:szCs w:val="26"/>
              </w:rPr>
              <m:t>uman</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为第</w:t>
      </w:r>
      <w:r>
        <w:rPr>
          <w:i/>
          <w:sz w:val="26"/>
          <w:szCs w:val="26"/>
        </w:rPr>
        <w:t>i</w:t>
      </w:r>
      <w:proofErr w:type="gramStart"/>
      <w:r>
        <w:rPr>
          <w:sz w:val="26"/>
          <w:szCs w:val="26"/>
        </w:rPr>
        <w:t>个</w:t>
      </w:r>
      <w:proofErr w:type="gramEnd"/>
      <w:r>
        <w:rPr>
          <w:sz w:val="26"/>
          <w:szCs w:val="26"/>
        </w:rPr>
        <w:t>人手指尖相对于掌心坐标系的瞬时位置向量，</w:t>
      </w:r>
      <m:oMath>
        <m:sSubSup>
          <m:sSubSupPr>
            <m:ctrlPr>
              <w:rPr>
                <w:rFonts w:ascii="Cambria Math" w:hAnsi="Cambria Math"/>
                <w:i/>
                <w:sz w:val="26"/>
                <w:szCs w:val="26"/>
              </w:rPr>
            </m:ctrlPr>
          </m:sSubSupPr>
          <m:e>
            <m:r>
              <w:rPr>
                <w:rFonts w:ascii="Cambria Math" w:hAnsi="Cambria Math"/>
                <w:sz w:val="26"/>
                <w:szCs w:val="26"/>
              </w:rPr>
              <m:t>L</m:t>
            </m:r>
          </m:e>
          <m:sub>
            <m:r>
              <w:rPr>
                <w:rFonts w:ascii="Cambria Math" w:hAnsi="Cambria Math"/>
                <w:sz w:val="26"/>
                <w:szCs w:val="26"/>
              </w:rPr>
              <m:t>ref</m:t>
            </m:r>
          </m:sub>
          <m:sup>
            <m:r>
              <w:rPr>
                <w:rFonts w:ascii="Cambria Math" w:hAnsi="Cambria Math"/>
                <w:sz w:val="26"/>
                <w:szCs w:val="26"/>
              </w:rPr>
              <m:t>h</m:t>
            </m:r>
            <m:r>
              <w:rPr>
                <w:rFonts w:ascii="Cambria Math" w:hAnsi="Cambria Math"/>
                <w:sz w:val="26"/>
                <w:szCs w:val="26"/>
              </w:rPr>
              <m:t>uman</m:t>
            </m:r>
          </m:sup>
        </m:sSubSup>
      </m:oMath>
      <w:r>
        <w:rPr>
          <w:sz w:val="26"/>
          <w:szCs w:val="26"/>
        </w:rPr>
        <w:t>为人手的参考特征长度，如中指指节总长度，</w:t>
      </w:r>
      <m:oMath>
        <m:sSubSup>
          <m:sSubSupPr>
            <m:ctrlPr>
              <w:rPr>
                <w:rFonts w:ascii="Cambria Math" w:hAnsi="Cambria Math"/>
                <w:i/>
                <w:sz w:val="26"/>
                <w:szCs w:val="26"/>
              </w:rPr>
            </m:ctrlPr>
          </m:sSubSupPr>
          <m:e>
            <m:r>
              <w:rPr>
                <w:rFonts w:ascii="Cambria Math" w:hAnsi="Cambria Math"/>
                <w:sz w:val="26"/>
                <w:szCs w:val="26"/>
              </w:rPr>
              <m:t>p</m:t>
            </m:r>
          </m:e>
          <m:sub>
            <m:r>
              <w:rPr>
                <w:rFonts w:ascii="Cambria Math" w:hAnsi="Cambria Math"/>
                <w:sz w:val="26"/>
                <w:szCs w:val="26"/>
              </w:rPr>
              <m:t>palm</m:t>
            </m:r>
          </m:sub>
          <m:sup>
            <m:r>
              <w:rPr>
                <w:rFonts w:ascii="Cambria Math" w:hAnsi="Cambria Math"/>
                <w:sz w:val="26"/>
                <w:szCs w:val="26"/>
              </w:rPr>
              <m:t>h</m:t>
            </m:r>
            <m:r>
              <w:rPr>
                <w:rFonts w:ascii="Cambria Math" w:hAnsi="Cambria Math"/>
                <w:sz w:val="26"/>
                <w:szCs w:val="26"/>
              </w:rPr>
              <m:t>uman</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为掌心参考点位置。对应地，</w:t>
      </w:r>
      <w:r>
        <w:rPr>
          <w:sz w:val="26"/>
          <w:szCs w:val="26"/>
        </w:rPr>
        <w:lastRenderedPageBreak/>
        <w:t>灵巧手指尖的目标位置通过以下映射获得：</w:t>
      </w:r>
    </w:p>
    <w:p w:rsidR="003D5B5C" w:rsidRDefault="00FF38C1">
      <w:pPr>
        <w:spacing w:line="480" w:lineRule="atLeast"/>
        <w:ind w:firstLineChars="200" w:firstLine="520"/>
        <w:textAlignment w:val="center"/>
        <w:rPr>
          <w:sz w:val="26"/>
          <w:szCs w:val="26"/>
        </w:rPr>
      </w:pPr>
      <m:oMathPara>
        <m:oMath>
          <m:sSubSup>
            <m:sSubSupPr>
              <m:ctrlPr>
                <w:rPr>
                  <w:rFonts w:ascii="Cambria Math" w:hAnsi="Cambria Math"/>
                  <w:sz w:val="26"/>
                  <w:szCs w:val="26"/>
                </w:rPr>
              </m:ctrlPr>
            </m:sSubSupPr>
            <m:e>
              <m:r>
                <w:rPr>
                  <w:rFonts w:ascii="Cambria Math" w:hAnsi="Cambria Math"/>
                  <w:sz w:val="26"/>
                  <w:szCs w:val="26"/>
                </w:rPr>
                <m:t>p</m:t>
              </m:r>
            </m:e>
            <m:sub>
              <m:r>
                <w:rPr>
                  <w:rFonts w:ascii="Cambria Math" w:hAnsi="Cambria Math"/>
                  <w:sz w:val="26"/>
                  <w:szCs w:val="26"/>
                </w:rPr>
                <m:t>i</m:t>
              </m:r>
            </m:sub>
            <m:sup>
              <m:r>
                <w:rPr>
                  <w:rFonts w:ascii="Cambria Math" w:hAnsi="Cambria Math"/>
                  <w:sz w:val="26"/>
                  <w:szCs w:val="26"/>
                </w:rPr>
                <m:t>rob</m:t>
              </m:r>
              <m:r>
                <w:rPr>
                  <w:rFonts w:ascii="Cambria Math" w:hAnsi="Cambria Math"/>
                  <w:sz w:val="26"/>
                  <w:szCs w:val="26"/>
                </w:rPr>
                <m:t>ot</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Sup>
            <m:sSubSupPr>
              <m:ctrlPr>
                <w:rPr>
                  <w:rFonts w:ascii="Cambria Math" w:hAnsi="Cambria Math"/>
                  <w:sz w:val="26"/>
                  <w:szCs w:val="26"/>
                </w:rPr>
              </m:ctrlPr>
            </m:sSubSupPr>
            <m:e>
              <m:r>
                <w:rPr>
                  <w:rFonts w:ascii="Cambria Math" w:hAnsi="Cambria Math"/>
                  <w:sz w:val="26"/>
                  <w:szCs w:val="26"/>
                </w:rPr>
                <m:t>p</m:t>
              </m:r>
            </m:e>
            <m:sub>
              <m:r>
                <w:rPr>
                  <w:rFonts w:ascii="Cambria Math" w:hAnsi="Cambria Math"/>
                  <w:sz w:val="26"/>
                  <w:szCs w:val="26"/>
                </w:rPr>
                <m:t>palm</m:t>
              </m:r>
            </m:sub>
            <m:sup>
              <m:r>
                <w:rPr>
                  <w:rFonts w:ascii="Cambria Math" w:hAnsi="Cambria Math"/>
                  <w:sz w:val="26"/>
                  <w:szCs w:val="26"/>
                </w:rPr>
                <m:t>robot</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L</m:t>
              </m:r>
            </m:e>
            <m:sub>
              <m:r>
                <w:rPr>
                  <w:rFonts w:ascii="Cambria Math" w:hAnsi="Cambria Math"/>
                  <w:sz w:val="26"/>
                  <w:szCs w:val="26"/>
                </w:rPr>
                <m:t>ref</m:t>
              </m:r>
            </m:sub>
            <m:sup>
              <m:r>
                <w:rPr>
                  <w:rFonts w:ascii="Cambria Math" w:hAnsi="Cambria Math"/>
                  <w:sz w:val="26"/>
                  <w:szCs w:val="26"/>
                </w:rPr>
                <m:t>h</m:t>
              </m:r>
              <m:r>
                <w:rPr>
                  <w:rFonts w:ascii="Cambria Math" w:hAnsi="Cambria Math"/>
                  <w:sz w:val="26"/>
                  <w:szCs w:val="26"/>
                </w:rPr>
                <m:t>uman</m:t>
              </m:r>
            </m:sup>
          </m:sSubSup>
          <m:r>
            <m:rPr>
              <m:sty m:val="p"/>
            </m:rPr>
            <w:rPr>
              <w:rFonts w:ascii="Cambria Math" w:hAnsi="Cambria Math"/>
              <w:sz w:val="26"/>
              <w:szCs w:val="26"/>
            </w:rPr>
            <m:t>·Φ</m:t>
          </m:r>
          <m:r>
            <w:rPr>
              <w:rFonts w:ascii="Cambria Math" w:hAnsi="Cambria Math"/>
              <w:sz w:val="26"/>
              <w:szCs w:val="26"/>
            </w:rPr>
            <m:t>(</m:t>
          </m:r>
          <m:r>
            <w:rPr>
              <w:rFonts w:ascii="Cambria Math" w:hAnsi="Cambria Math"/>
              <w:sz w:val="26"/>
              <w:szCs w:val="26"/>
            </w:rPr>
            <m:t>p</m:t>
          </m:r>
          <m:sSubSup>
            <m:sSubSupPr>
              <m:ctrlPr>
                <w:rPr>
                  <w:rFonts w:ascii="Cambria Math" w:hAnsi="Cambria Math"/>
                  <w:sz w:val="26"/>
                  <w:szCs w:val="26"/>
                </w:rPr>
              </m:ctrlPr>
            </m:sSubSupPr>
            <m:e>
              <m:r>
                <m:rPr>
                  <m:sty m:val="p"/>
                </m:rPr>
                <w:rPr>
                  <w:rFonts w:ascii="Cambria Math" w:hAnsi="Cambria Math"/>
                  <w:sz w:val="26"/>
                  <w:szCs w:val="26"/>
                </w:rPr>
                <m:t>̃</m:t>
              </m:r>
            </m:e>
            <m:sub>
              <m:r>
                <w:rPr>
                  <w:rFonts w:ascii="Cambria Math" w:hAnsi="Cambria Math"/>
                  <w:sz w:val="26"/>
                  <w:szCs w:val="26"/>
                </w:rPr>
                <m:t>i</m:t>
              </m:r>
            </m:sub>
            <m:sup>
              <m:r>
                <w:rPr>
                  <w:rFonts w:ascii="Cambria Math" w:hAnsi="Cambria Math"/>
                  <w:sz w:val="26"/>
                  <w:szCs w:val="26"/>
                </w:rPr>
                <m:t>h</m:t>
              </m:r>
              <m:r>
                <w:rPr>
                  <w:rFonts w:ascii="Cambria Math" w:hAnsi="Cambria Math"/>
                  <w:sz w:val="26"/>
                  <w:szCs w:val="26"/>
                </w:rPr>
                <m:t>uman</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m:oMathPara>
    </w:p>
    <w:p w:rsidR="003D5B5C" w:rsidRDefault="00FF38C1">
      <w:pPr>
        <w:spacing w:line="480" w:lineRule="atLeast"/>
        <w:ind w:firstLineChars="200" w:firstLine="520"/>
        <w:textAlignment w:val="center"/>
        <w:rPr>
          <w:sz w:val="26"/>
          <w:szCs w:val="26"/>
        </w:rPr>
      </w:pPr>
      <w:r>
        <w:rPr>
          <w:sz w:val="26"/>
          <w:szCs w:val="26"/>
        </w:rPr>
        <w:t>其中</w:t>
      </w:r>
      <m:oMath>
        <m:sSubSup>
          <m:sSubSupPr>
            <m:ctrlPr>
              <w:rPr>
                <w:rFonts w:ascii="Cambria Math" w:hAnsi="Cambria Math"/>
                <w:i/>
                <w:sz w:val="26"/>
                <w:szCs w:val="26"/>
              </w:rPr>
            </m:ctrlPr>
          </m:sSubSupPr>
          <m:e>
            <m:r>
              <w:rPr>
                <w:rFonts w:ascii="Cambria Math" w:hAnsi="Cambria Math"/>
                <w:sz w:val="26"/>
                <w:szCs w:val="26"/>
              </w:rPr>
              <m:t>L</m:t>
            </m:r>
          </m:e>
          <m:sub>
            <m:r>
              <w:rPr>
                <w:rFonts w:ascii="Cambria Math" w:hAnsi="Cambria Math"/>
                <w:sz w:val="26"/>
                <w:szCs w:val="26"/>
              </w:rPr>
              <m:t>ref</m:t>
            </m:r>
          </m:sub>
          <m:sup>
            <m:r>
              <w:rPr>
                <w:rFonts w:ascii="Cambria Math" w:hAnsi="Cambria Math"/>
                <w:sz w:val="26"/>
                <w:szCs w:val="26"/>
              </w:rPr>
              <m:t>h</m:t>
            </m:r>
            <m:r>
              <w:rPr>
                <w:rFonts w:ascii="Cambria Math" w:hAnsi="Cambria Math"/>
                <w:sz w:val="26"/>
                <w:szCs w:val="26"/>
              </w:rPr>
              <m:t>uman</m:t>
            </m:r>
          </m:sup>
        </m:sSubSup>
      </m:oMath>
      <w:r>
        <w:rPr>
          <w:sz w:val="26"/>
          <w:szCs w:val="26"/>
        </w:rPr>
        <w:t>为灵巧手的对应参考特征长度，</w:t>
      </w:r>
      <m:oMath>
        <m:r>
          <m:rPr>
            <m:sty m:val="p"/>
          </m:rPr>
          <w:rPr>
            <w:rFonts w:ascii="Cambria Math" w:hAnsi="Cambria Math"/>
            <w:sz w:val="26"/>
            <w:szCs w:val="26"/>
          </w:rPr>
          <m:t>Φ</m:t>
        </m:r>
        <m: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m:t>
        </m:r>
      </m:oMath>
      <w:r>
        <w:rPr>
          <w:sz w:val="26"/>
          <w:szCs w:val="26"/>
        </w:rPr>
        <w:t>为一个可学习的非线性缩放函数。该函数并非简单的线性比例缩放，而是考虑了灵巧手工作空间边界约束的非线性变换。当归一化坐标接近工作空间边界时，</w:t>
      </w:r>
      <m:oMath>
        <m:r>
          <m:rPr>
            <m:sty m:val="p"/>
          </m:rPr>
          <w:rPr>
            <w:rFonts w:ascii="Cambria Math" w:hAnsi="Cambria Math"/>
            <w:sz w:val="26"/>
            <w:szCs w:val="26"/>
          </w:rPr>
          <m:t>Φ</m:t>
        </m:r>
        <m: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m:t>
        </m:r>
      </m:oMath>
      <w:r>
        <w:rPr>
          <w:sz w:val="26"/>
          <w:szCs w:val="26"/>
        </w:rPr>
        <w:t>自动进行平滑裁剪，避免产生不可达的目标位姿。</w:t>
      </w:r>
      <m:oMath>
        <m:r>
          <m:rPr>
            <m:sty m:val="p"/>
          </m:rPr>
          <w:rPr>
            <w:rFonts w:ascii="Cambria Math" w:hAnsi="Cambria Math"/>
            <w:sz w:val="26"/>
            <w:szCs w:val="26"/>
          </w:rPr>
          <m:t>Φ</m:t>
        </m:r>
        <m: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m:t>
        </m:r>
      </m:oMath>
      <w:r>
        <w:rPr>
          <w:sz w:val="26"/>
          <w:szCs w:val="26"/>
        </w:rPr>
        <w:t>的参数可通过离线的工作空间分析和少量标定实验，通常不超过</w:t>
      </w:r>
      <w:r>
        <w:rPr>
          <w:sz w:val="26"/>
          <w:szCs w:val="26"/>
        </w:rPr>
        <w:t>10</w:t>
      </w:r>
      <w:r>
        <w:rPr>
          <w:sz w:val="26"/>
          <w:szCs w:val="26"/>
        </w:rPr>
        <w:t>组关键手势确定。</w:t>
      </w:r>
    </w:p>
    <w:p w:rsidR="003D5B5C" w:rsidRDefault="00FF38C1">
      <w:pPr>
        <w:spacing w:line="480" w:lineRule="atLeast"/>
        <w:ind w:firstLineChars="200" w:firstLine="520"/>
        <w:textAlignment w:val="center"/>
        <w:rPr>
          <w:sz w:val="26"/>
          <w:szCs w:val="26"/>
        </w:rPr>
      </w:pPr>
      <w:r>
        <w:rPr>
          <w:sz w:val="26"/>
          <w:szCs w:val="26"/>
        </w:rPr>
        <w:t>在指尖姿态的映</w:t>
      </w:r>
      <w:r>
        <w:rPr>
          <w:sz w:val="26"/>
          <w:szCs w:val="26"/>
        </w:rPr>
        <w:t>射上，由于不同灵巧手的指尖可达姿态范围差异较大，本方案采用旋转解耦策略，仅映射对任务执行有直接影响的姿态分量，即接触面法向方向，其余姿态分量由灵巧手的冗余自由度分辨率自适应确定。这避免了因姿态空间不匹配导致的奇异位形或关节极限碰撞。</w:t>
      </w:r>
    </w:p>
    <w:p w:rsidR="003D5B5C" w:rsidRDefault="00FF38C1">
      <w:pPr>
        <w:spacing w:line="480" w:lineRule="atLeast"/>
        <w:ind w:firstLineChars="200" w:firstLine="520"/>
        <w:textAlignment w:val="center"/>
        <w:rPr>
          <w:sz w:val="26"/>
          <w:szCs w:val="26"/>
        </w:rPr>
      </w:pPr>
      <w:r>
        <w:rPr>
          <w:rFonts w:hint="eastAsia"/>
          <w:bCs/>
          <w:sz w:val="26"/>
          <w:szCs w:val="26"/>
        </w:rPr>
        <w:t>Step3</w:t>
      </w:r>
      <w:r>
        <w:rPr>
          <w:rFonts w:hint="eastAsia"/>
          <w:bCs/>
          <w:sz w:val="26"/>
          <w:szCs w:val="26"/>
        </w:rPr>
        <w:t>，</w:t>
      </w:r>
      <w:r>
        <w:rPr>
          <w:bCs/>
          <w:sz w:val="26"/>
          <w:szCs w:val="26"/>
        </w:rPr>
        <w:t>动力学重构与力映射，实现接触力的等效传递。</w:t>
      </w:r>
    </w:p>
    <w:p w:rsidR="003D5B5C" w:rsidRDefault="00FF38C1">
      <w:pPr>
        <w:spacing w:line="480" w:lineRule="atLeast"/>
        <w:ind w:firstLineChars="200" w:firstLine="520"/>
        <w:textAlignment w:val="center"/>
        <w:rPr>
          <w:sz w:val="26"/>
          <w:szCs w:val="26"/>
        </w:rPr>
      </w:pPr>
      <w:r>
        <w:rPr>
          <w:sz w:val="26"/>
          <w:szCs w:val="26"/>
        </w:rPr>
        <w:t>本步骤是本实施</w:t>
      </w:r>
      <w:proofErr w:type="gramStart"/>
      <w:r>
        <w:rPr>
          <w:sz w:val="26"/>
          <w:szCs w:val="26"/>
        </w:rPr>
        <w:t>例方法</w:t>
      </w:r>
      <w:proofErr w:type="gramEnd"/>
      <w:r>
        <w:rPr>
          <w:sz w:val="26"/>
          <w:szCs w:val="26"/>
        </w:rPr>
        <w:t>区别于现有运动学重定向技术的核心环节。其核心思想是，在映射运动轨迹的同时，必须同步建立人手接触力到灵巧手驱动力的等效映射，否则灵巧手将仅能复现动作的几何形态，而无法复现操作者的力控策略。</w:t>
      </w:r>
    </w:p>
    <w:p w:rsidR="003D5B5C" w:rsidRDefault="00FF38C1">
      <w:pPr>
        <w:spacing w:line="480" w:lineRule="atLeast"/>
        <w:ind w:firstLineChars="200" w:firstLine="520"/>
        <w:textAlignment w:val="center"/>
        <w:rPr>
          <w:sz w:val="26"/>
          <w:szCs w:val="26"/>
        </w:rPr>
      </w:pPr>
      <w:r>
        <w:rPr>
          <w:sz w:val="26"/>
          <w:szCs w:val="26"/>
        </w:rPr>
        <w:t>首先，利用物体</w:t>
      </w:r>
      <w:r>
        <w:rPr>
          <w:sz w:val="26"/>
          <w:szCs w:val="26"/>
        </w:rPr>
        <w:t>的运动数据和已知的物理参数，即质量、转动惯量、摩擦系数等，通过</w:t>
      </w:r>
      <w:proofErr w:type="gramStart"/>
      <w:r>
        <w:rPr>
          <w:sz w:val="26"/>
          <w:szCs w:val="26"/>
        </w:rPr>
        <w:t>牛顿</w:t>
      </w:r>
      <w:r>
        <w:rPr>
          <w:sz w:val="26"/>
          <w:szCs w:val="26"/>
        </w:rPr>
        <w:t>-</w:t>
      </w:r>
      <w:proofErr w:type="gramEnd"/>
      <w:r>
        <w:rPr>
          <w:sz w:val="26"/>
          <w:szCs w:val="26"/>
        </w:rPr>
        <w:t>欧拉方程重构操控过程中物体所受的合力旋量序列：</w:t>
      </w:r>
    </w:p>
    <w:p w:rsidR="003D5B5C" w:rsidRDefault="00FF38C1">
      <w:pPr>
        <w:spacing w:line="480" w:lineRule="atLeast"/>
        <w:ind w:firstLineChars="200" w:firstLine="520"/>
        <w:textAlignment w:val="center"/>
        <w:rPr>
          <w:sz w:val="26"/>
          <w:szCs w:val="26"/>
        </w:rPr>
      </w:pPr>
      <m:oMathPara>
        <m:oMath>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required</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obj</m:t>
              </m:r>
            </m:sub>
          </m:sSub>
          <m:r>
            <m:rPr>
              <m:sty m:val="p"/>
            </m:rPr>
            <w:rPr>
              <w:rFonts w:ascii="Cambria Math" w:hAnsi="Cambria Math"/>
              <w:sz w:val="26"/>
              <w:szCs w:val="26"/>
            </w:rPr>
            <m:t>·</m:t>
          </m:r>
          <m:r>
            <w:rPr>
              <w:rFonts w:ascii="Cambria Math" w:hAnsi="Cambria Math"/>
              <w:sz w:val="26"/>
              <w:szCs w:val="26"/>
            </w:rPr>
            <m:t>a</m:t>
          </m:r>
          <m:sSub>
            <m:sSubPr>
              <m:ctrlPr>
                <w:rPr>
                  <w:rFonts w:ascii="Cambria Math" w:hAnsi="Cambria Math"/>
                  <w:sz w:val="26"/>
                  <w:szCs w:val="26"/>
                </w:rPr>
              </m:ctrlPr>
            </m:sSubPr>
            <m:e>
              <m:r>
                <m:rPr>
                  <m:sty m:val="p"/>
                </m:rPr>
                <w:rPr>
                  <w:rFonts w:ascii="Cambria Math" w:hAnsi="Cambria Math"/>
                  <w:sz w:val="26"/>
                  <w:szCs w:val="26"/>
                </w:rPr>
                <m:t>̈</m:t>
              </m:r>
            </m:e>
            <m:sub>
              <m:r>
                <w:rPr>
                  <w:rFonts w:ascii="Cambria Math" w:hAnsi="Cambria Math"/>
                  <w:sz w:val="26"/>
                  <w:szCs w:val="26"/>
                </w:rPr>
                <m:t>obj</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obj</m:t>
              </m:r>
            </m:sub>
          </m:sSub>
          <m:r>
            <m:rPr>
              <m:sty m:val="p"/>
            </m:rPr>
            <w:rPr>
              <w:rFonts w:ascii="Cambria Math" w:hAnsi="Cambria Math"/>
              <w:sz w:val="26"/>
              <w:szCs w:val="26"/>
            </w:rPr>
            <m:t>·</m:t>
          </m:r>
          <m:r>
            <w:rPr>
              <w:rFonts w:ascii="Cambria Math" w:hAnsi="Cambria Math"/>
              <w:sz w:val="26"/>
              <w:szCs w:val="26"/>
            </w:rPr>
            <m:t>x</m:t>
          </m:r>
          <m:sSub>
            <m:sSubPr>
              <m:ctrlPr>
                <w:rPr>
                  <w:rFonts w:ascii="Cambria Math" w:hAnsi="Cambria Math"/>
                  <w:sz w:val="26"/>
                  <w:szCs w:val="26"/>
                </w:rPr>
              </m:ctrlPr>
            </m:sSubPr>
            <m:e>
              <m:r>
                <m:rPr>
                  <m:sty m:val="p"/>
                </m:rPr>
                <w:rPr>
                  <w:rFonts w:ascii="Cambria Math" w:hAnsi="Cambria Math"/>
                  <w:sz w:val="26"/>
                  <w:szCs w:val="26"/>
                </w:rPr>
                <m:t>̇</m:t>
              </m:r>
            </m:e>
            <m:sub>
              <m:r>
                <w:rPr>
                  <w:rFonts w:ascii="Cambria Math" w:hAnsi="Cambria Math"/>
                  <w:sz w:val="26"/>
                  <w:szCs w:val="26"/>
                </w:rPr>
                <m:t>obj</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G</m:t>
              </m:r>
            </m:e>
            <m:sub>
              <m:r>
                <w:rPr>
                  <w:rFonts w:ascii="Cambria Math" w:hAnsi="Cambria Math"/>
                  <w:sz w:val="26"/>
                  <w:szCs w:val="26"/>
                </w:rPr>
                <m:t>obj</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friction</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m:oMathPara>
    </w:p>
    <w:p w:rsidR="003D5B5C" w:rsidRDefault="00FF38C1">
      <w:pPr>
        <w:spacing w:line="480" w:lineRule="atLeast"/>
        <w:ind w:firstLineChars="200" w:firstLine="520"/>
        <w:textAlignment w:val="center"/>
        <w:rPr>
          <w:sz w:val="26"/>
          <w:szCs w:val="26"/>
        </w:rPr>
      </w:pPr>
      <w:r>
        <w:rPr>
          <w:sz w:val="26"/>
          <w:szCs w:val="26"/>
        </w:rPr>
        <w:t>其中，</w:t>
      </w:r>
      <m:oMath>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required</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表示为使物体在时刻</w:t>
      </w:r>
      <m:oMath>
        <m:r>
          <w:rPr>
            <w:rFonts w:ascii="Cambria Math" w:hAnsi="Cambria Math"/>
            <w:sz w:val="26"/>
            <w:szCs w:val="26"/>
          </w:rPr>
          <m:t>t</m:t>
        </m:r>
      </m:oMath>
      <w:r>
        <w:rPr>
          <w:sz w:val="26"/>
          <w:szCs w:val="26"/>
        </w:rPr>
        <w:t>达到目标运动状态所需的合力旋量；</w:t>
      </w:r>
      <w:commentRangeStart w:id="19"/>
      <w:ins w:id="20" w:author="LYS-PC" w:date="2026-05-08T09:28:00Z">
        <m:oMath>
          <m:r>
            <w:rPr>
              <w:rFonts w:ascii="Cambria Math" w:hAnsi="Cambria Math"/>
              <w:sz w:val="26"/>
              <w:szCs w:val="26"/>
            </w:rPr>
            <m:t>a</m:t>
          </m:r>
          <m:sSub>
            <m:sSubPr>
              <m:ctrlPr>
                <w:rPr>
                  <w:rFonts w:ascii="Cambria Math" w:hAnsi="Cambria Math"/>
                  <w:sz w:val="26"/>
                  <w:szCs w:val="26"/>
                </w:rPr>
              </m:ctrlPr>
            </m:sSubPr>
            <m:e>
              <m:r>
                <m:rPr>
                  <m:sty m:val="p"/>
                </m:rPr>
                <w:rPr>
                  <w:rFonts w:ascii="Cambria Math" w:hAnsi="Cambria Math"/>
                  <w:sz w:val="26"/>
                  <w:szCs w:val="26"/>
                </w:rPr>
                <m:t>̈</m:t>
              </m:r>
            </m:e>
            <m:sub>
              <m:r>
                <w:rPr>
                  <w:rFonts w:ascii="Cambria Math" w:hAnsi="Cambria Math"/>
                  <w:sz w:val="26"/>
                  <w:szCs w:val="26"/>
                </w:rPr>
                <m:t>obj</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为</w:t>
        </w:r>
      </w:ins>
      <w:ins w:id="21" w:author="LYS-PC" w:date="2026-05-12T10:08:00Z">
        <w:r>
          <w:rPr>
            <w:sz w:val="26"/>
            <w:szCs w:val="26"/>
          </w:rPr>
          <w:t>物体在时刻</w:t>
        </w:r>
        <m:oMath>
          <m:r>
            <w:rPr>
              <w:rFonts w:ascii="Cambria Math" w:hAnsi="Cambria Math"/>
              <w:sz w:val="26"/>
              <w:szCs w:val="26"/>
            </w:rPr>
            <m:t>t</m:t>
          </m:r>
        </m:oMath>
        <w:r>
          <w:rPr>
            <w:sz w:val="26"/>
            <w:szCs w:val="26"/>
          </w:rPr>
          <w:t>的加速度</w:t>
        </w:r>
      </w:ins>
      <w:ins w:id="22" w:author="LYS-PC" w:date="2026-05-08T09:28:00Z">
        <w:r>
          <w:rPr>
            <w:sz w:val="26"/>
            <w:szCs w:val="26"/>
          </w:rPr>
          <w:t>；</w:t>
        </w:r>
      </w:ins>
      <w:commentRangeEnd w:id="19"/>
      <m:oMath>
        <m:r>
          <m:rPr>
            <m:sty m:val="p"/>
          </m:rPr>
          <w:rPr>
            <w:rStyle w:val="aa"/>
            <w:rFonts w:ascii="Cambria Math" w:hAnsi="Cambria Math"/>
          </w:rPr>
          <w:commentReference w:id="19"/>
        </m:r>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obj</m:t>
            </m:r>
          </m:sub>
        </m:sSub>
      </m:oMath>
      <w:r>
        <w:rPr>
          <w:sz w:val="26"/>
          <w:szCs w:val="26"/>
        </w:rPr>
        <w:t>表示物体的惯性矩阵，用于表征物体对线加速度和角加速度的惯性响应；</w:t>
      </w:r>
      <m:oMath>
        <m:sSub>
          <m:sSubPr>
            <m:ctrlPr>
              <w:rPr>
                <w:rFonts w:ascii="Cambria Math" w:hAnsi="Cambria Math"/>
                <w:sz w:val="26"/>
                <w:szCs w:val="26"/>
              </w:rPr>
            </m:ctrlPr>
          </m:sSubPr>
          <m:e>
            <m:acc>
              <m:accPr>
                <m:chr m:val="̈"/>
                <m:ctrlPr>
                  <w:rPr>
                    <w:rFonts w:ascii="Cambria Math" w:hAnsi="Cambria Math"/>
                    <w:sz w:val="26"/>
                    <w:szCs w:val="26"/>
                  </w:rPr>
                </m:ctrlPr>
              </m:accPr>
              <m:e>
                <m:r>
                  <w:rPr>
                    <w:rFonts w:ascii="Cambria Math" w:hAnsi="Cambria Math"/>
                    <w:sz w:val="26"/>
                    <w:szCs w:val="26"/>
                  </w:rPr>
                  <m:t>x</m:t>
                </m:r>
              </m:e>
            </m:acc>
          </m:e>
          <m:sub>
            <m:r>
              <w:rPr>
                <w:rFonts w:ascii="Cambria Math" w:hAnsi="Cambria Math"/>
                <w:sz w:val="26"/>
                <w:szCs w:val="26"/>
              </w:rPr>
              <m:t>obj</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表示物体在时刻</w:t>
      </w:r>
      <m:oMath>
        <m:r>
          <w:rPr>
            <w:rFonts w:ascii="Cambria Math" w:hAnsi="Cambria Math"/>
            <w:sz w:val="26"/>
            <w:szCs w:val="26"/>
          </w:rPr>
          <m:t>t</m:t>
        </m:r>
      </m:oMath>
      <w:r>
        <w:rPr>
          <w:sz w:val="26"/>
          <w:szCs w:val="26"/>
        </w:rPr>
        <w:t>的广义加速度，包括线加速度和角加速度；</w:t>
      </w:r>
      <m:oMath>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obj</m:t>
            </m:r>
          </m:sub>
        </m:sSub>
      </m:oMath>
      <w:r>
        <w:rPr>
          <w:sz w:val="26"/>
          <w:szCs w:val="26"/>
        </w:rPr>
        <w:t>表示物体的</w:t>
      </w:r>
      <w:proofErr w:type="gramStart"/>
      <w:r>
        <w:rPr>
          <w:sz w:val="26"/>
          <w:szCs w:val="26"/>
        </w:rPr>
        <w:t>科氏力和</w:t>
      </w:r>
      <w:proofErr w:type="gramEnd"/>
      <w:r>
        <w:rPr>
          <w:sz w:val="26"/>
          <w:szCs w:val="26"/>
        </w:rPr>
        <w:t>离心力相关矩阵，用于表征物体在运动过程中由速度耦合引起的动力学效应；</w:t>
      </w:r>
      <m:oMath>
        <m:sSub>
          <m:sSubPr>
            <m:ctrlPr>
              <w:rPr>
                <w:rFonts w:ascii="Cambria Math" w:hAnsi="Cambria Math"/>
                <w:sz w:val="26"/>
                <w:szCs w:val="26"/>
              </w:rPr>
            </m:ctrlPr>
          </m:sSubPr>
          <m:e>
            <m:acc>
              <m:accPr>
                <m:chr m:val="̇"/>
                <m:ctrlPr>
                  <w:rPr>
                    <w:rFonts w:ascii="Cambria Math" w:hAnsi="Cambria Math"/>
                    <w:sz w:val="26"/>
                    <w:szCs w:val="26"/>
                  </w:rPr>
                </m:ctrlPr>
              </m:accPr>
              <m:e>
                <m:r>
                  <w:rPr>
                    <w:rFonts w:ascii="Cambria Math" w:hAnsi="Cambria Math"/>
                    <w:sz w:val="26"/>
                    <w:szCs w:val="26"/>
                  </w:rPr>
                  <m:t>x</m:t>
                </m:r>
              </m:e>
            </m:acc>
          </m:e>
          <m:sub>
            <m:r>
              <w:rPr>
                <w:rFonts w:ascii="Cambria Math" w:hAnsi="Cambria Math"/>
                <w:sz w:val="26"/>
                <w:szCs w:val="26"/>
              </w:rPr>
              <m:t>obj</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表示物体在时刻</w:t>
      </w:r>
      <m:oMath>
        <m:r>
          <w:rPr>
            <w:rFonts w:ascii="Cambria Math" w:hAnsi="Cambria Math"/>
            <w:sz w:val="26"/>
            <w:szCs w:val="26"/>
          </w:rPr>
          <m:t>t</m:t>
        </m:r>
      </m:oMath>
      <w:r>
        <w:rPr>
          <w:sz w:val="26"/>
          <w:szCs w:val="26"/>
        </w:rPr>
        <w:t>的广义速度，包括线速度和角速度；</w:t>
      </w:r>
      <m:oMath>
        <m:sSub>
          <m:sSubPr>
            <m:ctrlPr>
              <w:rPr>
                <w:rFonts w:ascii="Cambria Math" w:hAnsi="Cambria Math"/>
                <w:sz w:val="26"/>
                <w:szCs w:val="26"/>
              </w:rPr>
            </m:ctrlPr>
          </m:sSubPr>
          <m:e>
            <m:r>
              <w:rPr>
                <w:rFonts w:ascii="Cambria Math" w:hAnsi="Cambria Math"/>
                <w:sz w:val="26"/>
                <w:szCs w:val="26"/>
              </w:rPr>
              <m:t>G</m:t>
            </m:r>
          </m:e>
          <m:sub>
            <m:r>
              <w:rPr>
                <w:rFonts w:ascii="Cambria Math" w:hAnsi="Cambria Math"/>
                <w:sz w:val="26"/>
                <w:szCs w:val="26"/>
              </w:rPr>
              <m:t>obj</m:t>
            </m:r>
          </m:sub>
        </m:sSub>
      </m:oMath>
      <w:r>
        <w:rPr>
          <w:sz w:val="26"/>
          <w:szCs w:val="26"/>
        </w:rPr>
        <w:t>表示物体所受重力项；</w:t>
      </w:r>
      <m:oMath>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friction</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表示物体与接触环境之间的摩擦力旋量，用于描述接触过程中由摩擦产生的切向作用力及其对应力矩。由此，上述公式用于统一</w:t>
      </w:r>
      <w:r>
        <w:rPr>
          <w:sz w:val="26"/>
          <w:szCs w:val="26"/>
        </w:rPr>
        <w:t>描述物体在目标操控过程中所需克服的惯性项、速度耦合项、重力项和摩擦项，从而得到实现该目标运动所需的总合力旋量。物体的运动数据可结合人手各指尖的运动旋量以及指尖与物体之间的接触几何关系推算获得，并进一步用于后续的接触力分配、动力学映射和控制指令生成。</w:t>
      </w:r>
    </w:p>
    <w:p w:rsidR="003D5B5C" w:rsidRDefault="00FF38C1">
      <w:pPr>
        <w:spacing w:line="480" w:lineRule="atLeast"/>
        <w:ind w:firstLineChars="200" w:firstLine="520"/>
        <w:textAlignment w:val="center"/>
        <w:rPr>
          <w:sz w:val="26"/>
          <w:szCs w:val="26"/>
        </w:rPr>
      </w:pPr>
      <w:r>
        <w:rPr>
          <w:sz w:val="26"/>
          <w:szCs w:val="26"/>
        </w:rPr>
        <w:t>在获得物体所需的合力旋量后，需要将其分解到灵巧手各指尖的接触点上。</w:t>
      </w:r>
      <w:proofErr w:type="gramStart"/>
      <w:r>
        <w:rPr>
          <w:sz w:val="26"/>
          <w:szCs w:val="26"/>
        </w:rPr>
        <w:t>由</w:t>
      </w:r>
      <w:r>
        <w:rPr>
          <w:sz w:val="26"/>
          <w:szCs w:val="26"/>
        </w:rPr>
        <w:lastRenderedPageBreak/>
        <w:t>于数采手套</w:t>
      </w:r>
      <w:proofErr w:type="gramEnd"/>
      <w:r>
        <w:rPr>
          <w:sz w:val="26"/>
          <w:szCs w:val="26"/>
        </w:rPr>
        <w:t>记录了人手各指尖的独立接触力，本实施例利用这些信息建立</w:t>
      </w:r>
      <w:proofErr w:type="gramStart"/>
      <w:r>
        <w:rPr>
          <w:sz w:val="26"/>
          <w:szCs w:val="26"/>
        </w:rPr>
        <w:t>力分配</w:t>
      </w:r>
      <w:proofErr w:type="gramEnd"/>
      <w:r>
        <w:rPr>
          <w:sz w:val="26"/>
          <w:szCs w:val="26"/>
        </w:rPr>
        <w:t>的参考模板。具体而言，定义人手的</w:t>
      </w:r>
      <w:proofErr w:type="gramStart"/>
      <w:r>
        <w:rPr>
          <w:sz w:val="26"/>
          <w:szCs w:val="26"/>
        </w:rPr>
        <w:t>力分配</w:t>
      </w:r>
      <w:proofErr w:type="gramEnd"/>
      <w:r>
        <w:rPr>
          <w:sz w:val="26"/>
          <w:szCs w:val="26"/>
        </w:rPr>
        <w:t>比例向量：</w:t>
      </w:r>
    </w:p>
    <w:p w:rsidR="003D5B5C" w:rsidRDefault="00FF38C1">
      <w:pPr>
        <w:spacing w:line="480" w:lineRule="atLeast"/>
        <w:ind w:firstLineChars="200" w:firstLine="520"/>
        <w:textAlignment w:val="center"/>
        <w:rPr>
          <w:sz w:val="26"/>
          <w:szCs w:val="26"/>
        </w:rPr>
      </w:pPr>
      <m:oMath>
        <m:sSub>
          <m:sSubPr>
            <m:ctrlPr>
              <w:rPr>
                <w:rFonts w:ascii="Cambria Math" w:hAnsi="Cambria Math"/>
                <w:sz w:val="26"/>
                <w:szCs w:val="26"/>
              </w:rPr>
            </m:ctrlPr>
          </m:sSubPr>
          <m:e>
            <m:r>
              <w:rPr>
                <w:rFonts w:ascii="Cambria Math" w:hAnsi="Cambria Math"/>
                <w:sz w:val="26"/>
                <w:szCs w:val="26"/>
              </w:rPr>
              <m:t>α</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Sup>
          <m:sSubSupPr>
            <m:ctrlPr>
              <w:rPr>
                <w:rFonts w:ascii="Cambria Math" w:hAnsi="Cambria Math"/>
                <w:sz w:val="26"/>
                <w:szCs w:val="26"/>
              </w:rPr>
            </m:ctrlPr>
          </m:sSubSupPr>
          <m:e>
            <m:r>
              <w:rPr>
                <w:rFonts w:ascii="Cambria Math" w:hAnsi="Cambria Math"/>
                <w:sz w:val="26"/>
                <w:szCs w:val="26"/>
              </w:rPr>
              <m:t>f</m:t>
            </m:r>
          </m:e>
          <m:sub>
            <m:r>
              <w:rPr>
                <w:rFonts w:ascii="Cambria Math" w:hAnsi="Cambria Math"/>
                <w:sz w:val="26"/>
                <w:szCs w:val="26"/>
              </w:rPr>
              <m:t>i</m:t>
            </m:r>
          </m:sub>
          <m:sup>
            <m:r>
              <w:rPr>
                <w:rFonts w:ascii="Cambria Math" w:hAnsi="Cambria Math"/>
                <w:sz w:val="26"/>
                <w:szCs w:val="26"/>
              </w:rPr>
              <m:t>h</m:t>
            </m:r>
            <m:r>
              <w:rPr>
                <w:rFonts w:ascii="Cambria Math" w:hAnsi="Cambria Math"/>
                <w:sz w:val="26"/>
                <w:szCs w:val="26"/>
              </w:rPr>
              <m:t>uman</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
          <m:sSubPr>
            <m:ctrlPr>
              <w:rPr>
                <w:rFonts w:ascii="Cambria Math" w:hAnsi="Cambria Math"/>
                <w:sz w:val="26"/>
                <w:szCs w:val="26"/>
              </w:rPr>
            </m:ctrlPr>
          </m:sSubPr>
          <m:e>
            <m:r>
              <m:rPr>
                <m:sty m:val="p"/>
              </m:rPr>
              <w:rPr>
                <w:rFonts w:ascii="Cambria Math" w:hAnsi="Cambria Math"/>
                <w:sz w:val="26"/>
                <w:szCs w:val="26"/>
              </w:rPr>
              <m:t>Σ</m:t>
            </m:r>
          </m:e>
          <m:sub>
            <m:r>
              <w:rPr>
                <w:rFonts w:ascii="Cambria Math" w:hAnsi="Cambria Math"/>
                <w:sz w:val="26"/>
                <w:szCs w:val="26"/>
              </w:rPr>
              <m:t>j</m:t>
            </m:r>
          </m:sub>
        </m:sSub>
        <m:r>
          <w:rPr>
            <w:rFonts w:ascii="Cambria Math" w:hAnsi="Cambria Math"/>
            <w:sz w:val="26"/>
            <w:szCs w:val="26"/>
          </w:rPr>
          <m:t>||</m:t>
        </m:r>
        <m:sSubSup>
          <m:sSubSupPr>
            <m:ctrlPr>
              <w:rPr>
                <w:rFonts w:ascii="Cambria Math" w:hAnsi="Cambria Math"/>
                <w:sz w:val="26"/>
                <w:szCs w:val="26"/>
              </w:rPr>
            </m:ctrlPr>
          </m:sSubSupPr>
          <m:e>
            <m:r>
              <w:rPr>
                <w:rFonts w:ascii="Cambria Math" w:hAnsi="Cambria Math"/>
                <w:sz w:val="26"/>
                <w:szCs w:val="26"/>
              </w:rPr>
              <m:t>f</m:t>
            </m:r>
          </m:e>
          <m:sub>
            <m:r>
              <w:rPr>
                <w:rFonts w:ascii="Cambria Math" w:hAnsi="Cambria Math"/>
                <w:sz w:val="26"/>
                <w:szCs w:val="26"/>
              </w:rPr>
              <m:t>j</m:t>
            </m:r>
          </m:sub>
          <m:sup>
            <m:r>
              <w:rPr>
                <w:rFonts w:ascii="Cambria Math" w:hAnsi="Cambria Math"/>
                <w:sz w:val="26"/>
                <w:szCs w:val="26"/>
              </w:rPr>
              <m:t>h</m:t>
            </m:r>
            <m:r>
              <w:rPr>
                <w:rFonts w:ascii="Cambria Math" w:hAnsi="Cambria Math"/>
                <w:sz w:val="26"/>
                <w:szCs w:val="26"/>
              </w:rPr>
              <m:t>uman</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i/>
          <w:iCs/>
          <w:sz w:val="26"/>
          <w:szCs w:val="26"/>
        </w:rPr>
        <w:t>,</w:t>
      </w:r>
      <w:r>
        <w:rPr>
          <w:rFonts w:hint="eastAsia"/>
          <w:i/>
          <w:iCs/>
          <w:sz w:val="26"/>
          <w:szCs w:val="26"/>
        </w:rPr>
        <w:t xml:space="preserve"> </w:t>
      </w:r>
      <w:r>
        <w:rPr>
          <w:iCs/>
          <w:sz w:val="26"/>
          <w:szCs w:val="26"/>
        </w:rPr>
        <w:t>对所有处于接触状态的手指</w:t>
      </w:r>
      <w:r>
        <w:rPr>
          <w:i/>
          <w:iCs/>
          <w:sz w:val="26"/>
          <w:szCs w:val="26"/>
        </w:rPr>
        <w:t>j</w:t>
      </w:r>
    </w:p>
    <w:p w:rsidR="003D5B5C" w:rsidRDefault="00FF38C1">
      <w:pPr>
        <w:spacing w:line="480" w:lineRule="atLeast"/>
        <w:ind w:firstLineChars="200" w:firstLine="520"/>
        <w:textAlignment w:val="center"/>
        <w:rPr>
          <w:ins w:id="23" w:author="LYS-PC" w:date="2026-05-08T09:29:00Z"/>
          <w:sz w:val="26"/>
          <w:szCs w:val="26"/>
        </w:rPr>
      </w:pPr>
      <w:ins w:id="24" w:author="LYS-PC" w:date="2026-05-08T09:29:00Z">
        <w:r>
          <w:rPr>
            <w:rFonts w:hint="eastAsia"/>
            <w:sz w:val="26"/>
            <w:szCs w:val="26"/>
          </w:rPr>
          <w:t>式中，</w:t>
        </w:r>
        <m:oMath>
          <m:sSubSup>
            <m:sSubSupPr>
              <m:ctrlPr>
                <w:rPr>
                  <w:rFonts w:ascii="Cambria Math" w:hAnsi="Cambria Math"/>
                  <w:sz w:val="26"/>
                  <w:szCs w:val="26"/>
                </w:rPr>
              </m:ctrlPr>
            </m:sSubSupPr>
            <m:e>
              <m:r>
                <w:rPr>
                  <w:rFonts w:ascii="Cambria Math" w:hAnsi="Cambria Math"/>
                  <w:sz w:val="26"/>
                  <w:szCs w:val="26"/>
                </w:rPr>
                <m:t>f</m:t>
              </m:r>
            </m:e>
            <m:sub>
              <m:r>
                <w:rPr>
                  <w:rFonts w:ascii="Cambria Math" w:hAnsi="Cambria Math"/>
                  <w:sz w:val="26"/>
                  <w:szCs w:val="26"/>
                </w:rPr>
                <m:t>i</m:t>
              </m:r>
            </m:sub>
            <m:sup>
              <m:r>
                <w:rPr>
                  <w:rFonts w:ascii="Cambria Math" w:hAnsi="Cambria Math"/>
                  <w:sz w:val="26"/>
                  <w:szCs w:val="26"/>
                </w:rPr>
                <m:t>h</m:t>
              </m:r>
              <m:r>
                <w:rPr>
                  <w:rFonts w:ascii="Cambria Math" w:hAnsi="Cambria Math"/>
                  <w:sz w:val="26"/>
                  <w:szCs w:val="26"/>
                </w:rPr>
                <m:t>uman</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ins>
      <w:ins w:id="25" w:author="LYS-PC" w:date="2026-05-12T10:06:00Z">
        <w:r w:rsidRPr="00FF38C1">
          <w:rPr>
            <w:rFonts w:ascii="宋体" w:hAnsi="宋体" w:cs="宋体"/>
            <w:sz w:val="24"/>
          </w:rPr>
          <w:t xml:space="preserve"> </w:t>
        </w:r>
        <w:r w:rsidRPr="00FF38C1">
          <w:rPr>
            <w:sz w:val="26"/>
            <w:szCs w:val="26"/>
          </w:rPr>
          <w:t>表示在人体演示过程中，时刻</w:t>
        </w:r>
        <w:r w:rsidRPr="00FF38C1">
          <w:rPr>
            <w:sz w:val="26"/>
            <w:szCs w:val="26"/>
          </w:rPr>
          <w:t xml:space="preserve"> </w:t>
        </w:r>
        <m:oMath>
          <m:r>
            <w:rPr>
              <w:rFonts w:ascii="Cambria Math" w:hAnsi="Cambria Math"/>
              <w:sz w:val="26"/>
              <w:szCs w:val="26"/>
            </w:rPr>
            <m:t>t</m:t>
          </m:r>
        </m:oMath>
        <w:r>
          <w:rPr>
            <w:sz w:val="26"/>
            <w:szCs w:val="26"/>
          </w:rPr>
          <w:t>时</w:t>
        </w:r>
        <w:proofErr w:type="gramStart"/>
        <w:r w:rsidRPr="00FF38C1">
          <w:rPr>
            <w:sz w:val="26"/>
            <w:szCs w:val="26"/>
          </w:rPr>
          <w:t>由数采手套</w:t>
        </w:r>
        <w:proofErr w:type="gramEnd"/>
        <w:r w:rsidRPr="00FF38C1">
          <w:rPr>
            <w:sz w:val="26"/>
            <w:szCs w:val="26"/>
          </w:rPr>
          <w:t>获取或估算得到的</w:t>
        </w:r>
        <w:proofErr w:type="gramStart"/>
        <w:r w:rsidRPr="00FF38C1">
          <w:rPr>
            <w:sz w:val="26"/>
            <w:szCs w:val="26"/>
          </w:rPr>
          <w:t>人手第</w:t>
        </w:r>
        <w:proofErr w:type="gramEnd"/>
        <w:r w:rsidRPr="00FF38C1">
          <w:rPr>
            <w:sz w:val="26"/>
            <w:szCs w:val="26"/>
          </w:rPr>
          <w:t xml:space="preserve"> </w:t>
        </w:r>
        <m:oMath>
          <m:r>
            <w:rPr>
              <w:rFonts w:ascii="Cambria Math" w:hAnsi="Cambria Math"/>
              <w:sz w:val="26"/>
              <w:szCs w:val="26"/>
            </w:rPr>
            <m:t>i</m:t>
          </m:r>
        </m:oMath>
        <w:proofErr w:type="gramStart"/>
        <w:r w:rsidRPr="00FF38C1">
          <w:rPr>
            <w:sz w:val="26"/>
            <w:szCs w:val="26"/>
          </w:rPr>
          <w:t>个</w:t>
        </w:r>
        <w:proofErr w:type="gramEnd"/>
        <w:r w:rsidRPr="00FF38C1">
          <w:rPr>
            <w:sz w:val="26"/>
            <w:szCs w:val="26"/>
          </w:rPr>
          <w:t>指尖接触力</w:t>
        </w:r>
      </w:ins>
      <w:ins w:id="26" w:author="LYS-PC" w:date="2026-05-08T09:29:00Z">
        <w:r>
          <w:rPr>
            <w:sz w:val="26"/>
            <w:szCs w:val="26"/>
          </w:rPr>
          <w:t>。</w:t>
        </w:r>
      </w:ins>
    </w:p>
    <w:p w:rsidR="003D5B5C" w:rsidRDefault="00FF38C1">
      <w:pPr>
        <w:spacing w:line="480" w:lineRule="atLeast"/>
        <w:ind w:firstLineChars="200" w:firstLine="520"/>
        <w:textAlignment w:val="center"/>
        <w:rPr>
          <w:sz w:val="26"/>
          <w:szCs w:val="26"/>
        </w:rPr>
      </w:pPr>
      <w:r>
        <w:rPr>
          <w:sz w:val="26"/>
          <w:szCs w:val="26"/>
        </w:rPr>
        <w:t>该</w:t>
      </w:r>
      <w:proofErr w:type="gramStart"/>
      <w:r>
        <w:rPr>
          <w:sz w:val="26"/>
          <w:szCs w:val="26"/>
        </w:rPr>
        <w:t>力分配</w:t>
      </w:r>
      <w:proofErr w:type="gramEnd"/>
      <w:r>
        <w:rPr>
          <w:sz w:val="26"/>
          <w:szCs w:val="26"/>
        </w:rPr>
        <w:t>比例向量编码了人类操作者在执行特定任务时的</w:t>
      </w:r>
      <w:proofErr w:type="gramStart"/>
      <w:r>
        <w:rPr>
          <w:sz w:val="26"/>
          <w:szCs w:val="26"/>
        </w:rPr>
        <w:t>力分配</w:t>
      </w:r>
      <w:proofErr w:type="gramEnd"/>
      <w:r>
        <w:rPr>
          <w:sz w:val="26"/>
          <w:szCs w:val="26"/>
        </w:rPr>
        <w:t>策略，例如，拧螺丝时拇指和食指承担主要力、中指起辅助稳定作用的模式。灵巧手各指尖的目标接触力据此确定为：</w:t>
      </w:r>
    </w:p>
    <w:p w:rsidR="003D5B5C" w:rsidRDefault="00FF38C1">
      <w:pPr>
        <w:spacing w:line="480" w:lineRule="atLeast"/>
        <w:ind w:firstLineChars="200" w:firstLine="520"/>
        <w:textAlignment w:val="center"/>
        <w:rPr>
          <w:sz w:val="26"/>
          <w:szCs w:val="26"/>
        </w:rPr>
      </w:pPr>
      <m:oMathPara>
        <m:oMath>
          <m:sSubSup>
            <m:sSubSupPr>
              <m:ctrlPr>
                <w:rPr>
                  <w:rFonts w:ascii="Cambria Math" w:hAnsi="Cambria Math"/>
                  <w:sz w:val="26"/>
                  <w:szCs w:val="26"/>
                </w:rPr>
              </m:ctrlPr>
            </m:sSubSupPr>
            <m:e>
              <m:r>
                <w:rPr>
                  <w:rFonts w:ascii="Cambria Math" w:hAnsi="Cambria Math"/>
                  <w:sz w:val="26"/>
                  <w:szCs w:val="26"/>
                </w:rPr>
                <m:t>f</m:t>
              </m:r>
            </m:e>
            <m:sub>
              <m:r>
                <w:rPr>
                  <w:rFonts w:ascii="Cambria Math" w:hAnsi="Cambria Math"/>
                  <w:sz w:val="26"/>
                  <w:szCs w:val="26"/>
                </w:rPr>
                <m:t>i</m:t>
              </m:r>
            </m:sub>
            <m:sup>
              <m:r>
                <w:rPr>
                  <w:rFonts w:ascii="Cambria Math" w:hAnsi="Cambria Math"/>
                  <w:sz w:val="26"/>
                  <w:szCs w:val="26"/>
                </w:rPr>
                <m:t>robot</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α</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required</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r>
            <m:rPr>
              <m:sty m:val="p"/>
            </m:rPr>
            <w:rPr>
              <w:rFonts w:ascii="Cambria Math" w:hAnsi="Cambria Math"/>
              <w:sz w:val="26"/>
              <w:szCs w:val="26"/>
            </w:rPr>
            <m:t>·</m:t>
          </m:r>
          <m:sSubSup>
            <m:sSubSupPr>
              <m:ctrlPr>
                <w:rPr>
                  <w:rFonts w:ascii="Cambria Math" w:hAnsi="Cambria Math"/>
                  <w:sz w:val="26"/>
                  <w:szCs w:val="26"/>
                </w:rPr>
              </m:ctrlPr>
            </m:sSubSupPr>
            <m:e>
              <m:r>
                <w:rPr>
                  <w:rFonts w:ascii="Cambria Math" w:hAnsi="Cambria Math"/>
                  <w:sz w:val="26"/>
                  <w:szCs w:val="26"/>
                </w:rPr>
                <m:t>n</m:t>
              </m:r>
            </m:e>
            <m:sub>
              <m:r>
                <w:rPr>
                  <w:rFonts w:ascii="Cambria Math" w:hAnsi="Cambria Math"/>
                  <w:sz w:val="26"/>
                  <w:szCs w:val="26"/>
                </w:rPr>
                <m:t>i</m:t>
              </m:r>
            </m:sub>
            <m:sup>
              <m:r>
                <w:rPr>
                  <w:rFonts w:ascii="Cambria Math" w:hAnsi="Cambria Math"/>
                  <w:sz w:val="26"/>
                  <w:szCs w:val="26"/>
                </w:rPr>
                <m:t>robot</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m:oMathPara>
    </w:p>
    <w:p w:rsidR="003D5B5C" w:rsidRDefault="00FF38C1">
      <w:pPr>
        <w:spacing w:line="480" w:lineRule="atLeast"/>
        <w:ind w:firstLineChars="200" w:firstLine="520"/>
        <w:textAlignment w:val="center"/>
        <w:rPr>
          <w:sz w:val="26"/>
          <w:szCs w:val="26"/>
        </w:rPr>
      </w:pPr>
      <w:r>
        <w:rPr>
          <w:sz w:val="26"/>
          <w:szCs w:val="26"/>
        </w:rPr>
        <w:t>其中</w:t>
      </w:r>
      <m:oMath>
        <m:sSubSup>
          <m:sSubSupPr>
            <m:ctrlPr>
              <w:rPr>
                <w:rFonts w:ascii="Cambria Math" w:hAnsi="Cambria Math"/>
                <w:sz w:val="26"/>
                <w:szCs w:val="26"/>
              </w:rPr>
            </m:ctrlPr>
          </m:sSubSupPr>
          <m:e>
            <m:r>
              <w:rPr>
                <w:rFonts w:ascii="Cambria Math" w:hAnsi="Cambria Math"/>
                <w:sz w:val="26"/>
                <w:szCs w:val="26"/>
              </w:rPr>
              <m:t>n</m:t>
            </m:r>
          </m:e>
          <m:sub>
            <m:r>
              <w:rPr>
                <w:rFonts w:ascii="Cambria Math" w:hAnsi="Cambria Math"/>
                <w:sz w:val="26"/>
                <w:szCs w:val="26"/>
              </w:rPr>
              <m:t>i</m:t>
            </m:r>
          </m:sub>
          <m:sup>
            <m:r>
              <w:rPr>
                <w:rFonts w:ascii="Cambria Math" w:hAnsi="Cambria Math"/>
                <w:sz w:val="26"/>
                <w:szCs w:val="26"/>
              </w:rPr>
              <m:t>robot</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为</w:t>
      </w:r>
      <w:proofErr w:type="gramStart"/>
      <w:r>
        <w:rPr>
          <w:sz w:val="26"/>
          <w:szCs w:val="26"/>
        </w:rPr>
        <w:t>灵巧手第</w:t>
      </w:r>
      <w:proofErr w:type="gramEnd"/>
      <w:r>
        <w:rPr>
          <w:i/>
          <w:sz w:val="26"/>
          <w:szCs w:val="26"/>
        </w:rPr>
        <w:t>i</w:t>
      </w:r>
      <w:r>
        <w:rPr>
          <w:sz w:val="26"/>
          <w:szCs w:val="26"/>
        </w:rPr>
        <w:t>指尖接触面的法向单位向量；</w:t>
      </w:r>
      <m:oMath>
        <m:sSub>
          <m:sSubPr>
            <m:ctrlPr>
              <w:rPr>
                <w:rFonts w:ascii="Cambria Math" w:hAnsi="Cambria Math"/>
                <w:sz w:val="26"/>
                <w:szCs w:val="26"/>
              </w:rPr>
            </m:ctrlPr>
          </m:sSubPr>
          <m:e>
            <m:r>
              <w:rPr>
                <w:rFonts w:ascii="Cambria Math" w:hAnsi="Cambria Math"/>
                <w:sz w:val="26"/>
                <w:szCs w:val="26"/>
              </w:rPr>
              <m:t>α</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为由人手演示提取的第</w:t>
      </w:r>
      <w:r>
        <w:rPr>
          <w:i/>
          <w:sz w:val="26"/>
          <w:szCs w:val="26"/>
        </w:rPr>
        <w:t>i</w:t>
      </w:r>
      <w:r>
        <w:rPr>
          <w:sz w:val="26"/>
          <w:szCs w:val="26"/>
        </w:rPr>
        <w:t>指力分配比例；</w:t>
      </w:r>
      <m:oMath>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required</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为当前时刻任务所需合力旋量的模长；</w:t>
      </w:r>
      <m:oMath>
        <m:sSub>
          <m:sSubPr>
            <m:ctrlPr>
              <w:rPr>
                <w:rFonts w:ascii="Cambria Math" w:hAnsi="Cambria Math"/>
                <w:sz w:val="26"/>
                <w:szCs w:val="26"/>
              </w:rPr>
            </m:ctrlPr>
          </m:sSubPr>
          <m:e>
            <m:r>
              <m:rPr>
                <m:sty m:val="p"/>
              </m:rPr>
              <w:rPr>
                <w:rFonts w:ascii="Cambria Math" w:hAnsi="Cambria Math"/>
                <w:sz w:val="26"/>
                <w:szCs w:val="26"/>
              </w:rPr>
              <m:t>β</m:t>
            </m:r>
          </m:e>
          <m:sub>
            <m:r>
              <w:rPr>
                <w:rFonts w:ascii="Cambria Math" w:hAnsi="Cambria Math"/>
                <w:sz w:val="26"/>
                <w:szCs w:val="26"/>
              </w:rPr>
              <m:t>0</m:t>
            </m:r>
          </m:sub>
        </m:sSub>
      </m:oMath>
      <w:r>
        <w:rPr>
          <w:sz w:val="26"/>
          <w:szCs w:val="26"/>
        </w:rPr>
        <w:t>为离线标定得到的压力</w:t>
      </w:r>
      <w:r>
        <w:rPr>
          <w:sz w:val="26"/>
          <w:szCs w:val="26"/>
        </w:rPr>
        <w:t>-</w:t>
      </w:r>
      <w:r>
        <w:rPr>
          <w:sz w:val="26"/>
          <w:szCs w:val="26"/>
        </w:rPr>
        <w:t>力转换初始校正系数。当引入</w:t>
      </w:r>
      <w:r>
        <w:rPr>
          <w:rFonts w:hint="eastAsia"/>
          <w:sz w:val="26"/>
          <w:szCs w:val="26"/>
        </w:rPr>
        <w:t>Step4</w:t>
      </w:r>
      <w:r>
        <w:rPr>
          <w:sz w:val="26"/>
          <w:szCs w:val="26"/>
        </w:rPr>
        <w:t>的在线校准后，</w:t>
      </w:r>
      <w:r>
        <w:rPr>
          <w:rFonts w:hint="eastAsia"/>
          <w:sz w:val="26"/>
          <w:szCs w:val="26"/>
        </w:rPr>
        <w:t>Step3</w:t>
      </w:r>
      <w:r>
        <w:rPr>
          <w:sz w:val="26"/>
          <w:szCs w:val="26"/>
        </w:rPr>
        <w:t>的目标接触力更新为</w:t>
      </w:r>
      <m:oMath>
        <m:sSubSup>
          <m:sSubSupPr>
            <m:ctrlPr>
              <w:rPr>
                <w:rFonts w:ascii="Cambria Math" w:hAnsi="Cambria Math"/>
                <w:sz w:val="26"/>
                <w:szCs w:val="26"/>
              </w:rPr>
            </m:ctrlPr>
          </m:sSubSupPr>
          <m:e>
            <m:r>
              <w:rPr>
                <w:rFonts w:ascii="Cambria Math" w:hAnsi="Cambria Math"/>
                <w:sz w:val="26"/>
                <w:szCs w:val="26"/>
              </w:rPr>
              <m:t>f</m:t>
            </m:r>
          </m:e>
          <m:sub>
            <m:r>
              <w:rPr>
                <w:rFonts w:ascii="Cambria Math" w:hAnsi="Cambria Math"/>
                <w:sz w:val="26"/>
                <w:szCs w:val="26"/>
              </w:rPr>
              <m:t>i</m:t>
            </m:r>
          </m:sub>
          <m:sup>
            <m:r>
              <w:rPr>
                <w:rFonts w:ascii="Cambria Math" w:hAnsi="Cambria Math"/>
                <w:sz w:val="26"/>
                <w:szCs w:val="26"/>
              </w:rPr>
              <m:t>robot</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0</m:t>
            </m:r>
          </m:sub>
        </m:sSub>
        <m:r>
          <w:rPr>
            <w:rFonts w:ascii="Cambria Math" w:hAnsi="Cambria Math"/>
            <w:sz w:val="26"/>
            <w:szCs w:val="26"/>
          </w:rPr>
          <m:t>+</m:t>
        </m:r>
        <m:r>
          <m:rPr>
            <m:sty m:val="p"/>
          </m:rPr>
          <w:rPr>
            <w:rFonts w:ascii="Cambria Math" w:hAnsi="Cambria Math"/>
            <w:sz w:val="26"/>
            <w:szCs w:val="26"/>
          </w:rPr>
          <m:t>Δ</m:t>
        </m:r>
        <m:r>
          <w:rPr>
            <w:rFonts w:ascii="Cambria Math" w:hAnsi="Cambria Math"/>
            <w:sz w:val="26"/>
            <w:szCs w:val="26"/>
          </w:rPr>
          <m:t>β</m:t>
        </m:r>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α</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required</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Sup>
          <m:sSubSupPr>
            <m:ctrlPr>
              <w:rPr>
                <w:rFonts w:ascii="Cambria Math" w:hAnsi="Cambria Math"/>
                <w:sz w:val="26"/>
                <w:szCs w:val="26"/>
              </w:rPr>
            </m:ctrlPr>
          </m:sSubSupPr>
          <m:e>
            <m:r>
              <w:rPr>
                <w:rFonts w:ascii="Cambria Math" w:hAnsi="Cambria Math"/>
                <w:sz w:val="26"/>
                <w:szCs w:val="26"/>
              </w:rPr>
              <m:t>n</m:t>
            </m:r>
          </m:e>
          <m:sub>
            <m:r>
              <w:rPr>
                <w:rFonts w:ascii="Cambria Math" w:hAnsi="Cambria Math"/>
                <w:sz w:val="26"/>
                <w:szCs w:val="26"/>
              </w:rPr>
              <m:t>i</m:t>
            </m:r>
          </m:sub>
          <m:sup>
            <m:r>
              <w:rPr>
                <w:rFonts w:ascii="Cambria Math" w:hAnsi="Cambria Math"/>
                <w:sz w:val="26"/>
                <w:szCs w:val="26"/>
              </w:rPr>
              <m:t>robot</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，其中</w:t>
      </w:r>
      <m:oMath>
        <m:r>
          <m:rPr>
            <m:sty m:val="p"/>
          </m:rPr>
          <w:rPr>
            <w:rFonts w:ascii="Cambria Math" w:hAnsi="Cambria Math"/>
            <w:sz w:val="26"/>
            <w:szCs w:val="26"/>
          </w:rPr>
          <m:t>Δ</m:t>
        </m:r>
        <m:r>
          <w:rPr>
            <w:rFonts w:ascii="Cambria Math" w:hAnsi="Cambria Math"/>
            <w:sz w:val="26"/>
            <w:szCs w:val="26"/>
          </w:rPr>
          <m:t>β</m:t>
        </m:r>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为在线修正量。</w:t>
      </w:r>
    </w:p>
    <w:p w:rsidR="003D5B5C" w:rsidRDefault="00FF38C1">
      <w:pPr>
        <w:spacing w:line="480" w:lineRule="atLeast"/>
        <w:ind w:firstLineChars="200" w:firstLine="520"/>
        <w:textAlignment w:val="center"/>
        <w:rPr>
          <w:sz w:val="26"/>
          <w:szCs w:val="26"/>
        </w:rPr>
      </w:pPr>
      <w:r>
        <w:rPr>
          <w:sz w:val="26"/>
          <w:szCs w:val="26"/>
        </w:rPr>
        <w:t>最终，通过灵巧手的动力学模型和</w:t>
      </w:r>
      <w:proofErr w:type="gramStart"/>
      <w:r>
        <w:rPr>
          <w:sz w:val="26"/>
          <w:szCs w:val="26"/>
        </w:rPr>
        <w:t>雅可</w:t>
      </w:r>
      <w:r>
        <w:rPr>
          <w:sz w:val="26"/>
          <w:szCs w:val="26"/>
        </w:rPr>
        <w:t>比</w:t>
      </w:r>
      <w:proofErr w:type="gramEnd"/>
      <w:r>
        <w:rPr>
          <w:sz w:val="26"/>
          <w:szCs w:val="26"/>
        </w:rPr>
        <w:t>转置映射，将各指尖的目标力旋量转换为关节空间的力矩指令：</w:t>
      </w:r>
    </w:p>
    <w:p w:rsidR="003D5B5C" w:rsidRDefault="00FF38C1">
      <w:pPr>
        <w:spacing w:line="480" w:lineRule="atLeast"/>
        <w:ind w:firstLineChars="200" w:firstLine="520"/>
        <w:textAlignment w:val="center"/>
        <w:rPr>
          <w:sz w:val="26"/>
          <w:szCs w:val="26"/>
        </w:rPr>
      </w:pPr>
      <m:oMathPara>
        <m:oMath>
          <m:sSub>
            <m:sSubPr>
              <m:ctrlPr>
                <w:rPr>
                  <w:rFonts w:ascii="Cambria Math" w:hAnsi="Cambria Math"/>
                  <w:sz w:val="26"/>
                  <w:szCs w:val="26"/>
                </w:rPr>
              </m:ctrlPr>
            </m:sSubPr>
            <m:e>
              <m:r>
                <w:rPr>
                  <w:rFonts w:ascii="Cambria Math" w:hAnsi="Cambria Math"/>
                  <w:sz w:val="26"/>
                  <w:szCs w:val="26"/>
                </w:rPr>
                <m:t>τ</m:t>
              </m:r>
            </m:e>
            <m:sub>
              <m:r>
                <w:rPr>
                  <w:rFonts w:ascii="Cambria Math" w:hAnsi="Cambria Math"/>
                  <w:sz w:val="26"/>
                  <w:szCs w:val="26"/>
                </w:rPr>
                <m:t>target</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h</m:t>
              </m:r>
              <m:r>
                <w:rPr>
                  <w:rFonts w:ascii="Cambria Math" w:hAnsi="Cambria Math"/>
                  <w:sz w:val="26"/>
                  <w:szCs w:val="26"/>
                </w:rPr>
                <m:t>and</m:t>
              </m:r>
            </m:sub>
          </m:sSub>
          <m:r>
            <w:rPr>
              <w:rFonts w:ascii="Cambria Math" w:hAnsi="Cambria Math"/>
              <w:sz w:val="26"/>
              <w:szCs w:val="26"/>
            </w:rPr>
            <m:t>(</m:t>
          </m:r>
          <m:r>
            <w:rPr>
              <w:rFonts w:ascii="Cambria Math" w:hAnsi="Cambria Math"/>
              <w:sz w:val="26"/>
              <w:szCs w:val="26"/>
            </w:rPr>
            <m:t>q</m:t>
          </m:r>
          <m: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q</m:t>
          </m:r>
          <m:sSub>
            <m:sSubPr>
              <m:ctrlPr>
                <w:rPr>
                  <w:rFonts w:ascii="Cambria Math" w:hAnsi="Cambria Math"/>
                  <w:sz w:val="26"/>
                  <w:szCs w:val="26"/>
                </w:rPr>
              </m:ctrlPr>
            </m:sSubPr>
            <m:e>
              <m:r>
                <m:rPr>
                  <m:sty m:val="p"/>
                </m:rPr>
                <w:rPr>
                  <w:rFonts w:ascii="Cambria Math" w:hAnsi="Cambria Math"/>
                  <w:sz w:val="26"/>
                  <w:szCs w:val="26"/>
                </w:rPr>
                <m:t>̈</m:t>
              </m:r>
            </m:e>
            <m:sub>
              <m:r>
                <w:rPr>
                  <w:rFonts w:ascii="Cambria Math" w:hAnsi="Cambria Math"/>
                  <w:sz w:val="26"/>
                  <w:szCs w:val="26"/>
                </w:rPr>
                <m:t>d</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h</m:t>
              </m:r>
              <m:r>
                <w:rPr>
                  <w:rFonts w:ascii="Cambria Math" w:hAnsi="Cambria Math"/>
                  <w:sz w:val="26"/>
                  <w:szCs w:val="26"/>
                </w:rPr>
                <m:t>and</m:t>
              </m:r>
            </m:sub>
          </m:sSub>
          <m:r>
            <w:rPr>
              <w:rFonts w:ascii="Cambria Math" w:hAnsi="Cambria Math"/>
              <w:sz w:val="26"/>
              <w:szCs w:val="26"/>
            </w:rPr>
            <m:t>(</m:t>
          </m:r>
          <m:r>
            <w:rPr>
              <w:rFonts w:ascii="Cambria Math" w:hAnsi="Cambria Math"/>
              <w:sz w:val="26"/>
              <w:szCs w:val="26"/>
            </w:rPr>
            <m:t>q</m:t>
          </m:r>
          <m:r>
            <w:rPr>
              <w:rFonts w:ascii="Cambria Math" w:hAnsi="Cambria Math"/>
              <w:sz w:val="26"/>
              <w:szCs w:val="26"/>
            </w:rPr>
            <m:t>,</m:t>
          </m:r>
          <m:r>
            <w:rPr>
              <w:rFonts w:ascii="Cambria Math" w:hAnsi="Cambria Math"/>
              <w:sz w:val="26"/>
              <w:szCs w:val="26"/>
            </w:rPr>
            <m:t>q</m:t>
          </m:r>
          <m:r>
            <m:rPr>
              <m:sty m:val="p"/>
            </m:rPr>
            <w:rPr>
              <w:rFonts w:ascii="Cambria Math" w:hAnsi="Cambria Math"/>
              <w:sz w:val="26"/>
              <w:szCs w:val="26"/>
            </w:rPr>
            <m:t>̇</m:t>
          </m:r>
          <m: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q</m:t>
          </m:r>
          <m:sSub>
            <m:sSubPr>
              <m:ctrlPr>
                <w:rPr>
                  <w:rFonts w:ascii="Cambria Math" w:hAnsi="Cambria Math"/>
                  <w:sz w:val="26"/>
                  <w:szCs w:val="26"/>
                </w:rPr>
              </m:ctrlPr>
            </m:sSubPr>
            <m:e>
              <m:r>
                <m:rPr>
                  <m:sty m:val="p"/>
                </m:rPr>
                <w:rPr>
                  <w:rFonts w:ascii="Cambria Math" w:hAnsi="Cambria Math"/>
                  <w:sz w:val="26"/>
                  <w:szCs w:val="26"/>
                </w:rPr>
                <m:t>̇</m:t>
              </m:r>
            </m:e>
            <m:sub>
              <m:r>
                <w:rPr>
                  <w:rFonts w:ascii="Cambria Math" w:hAnsi="Cambria Math"/>
                  <w:sz w:val="26"/>
                  <w:szCs w:val="26"/>
                </w:rPr>
                <m:t>d</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G</m:t>
              </m:r>
            </m:e>
            <m:sub>
              <m:r>
                <w:rPr>
                  <w:rFonts w:ascii="Cambria Math" w:hAnsi="Cambria Math"/>
                  <w:sz w:val="26"/>
                  <w:szCs w:val="26"/>
                </w:rPr>
                <m:t>h</m:t>
              </m:r>
              <m:r>
                <w:rPr>
                  <w:rFonts w:ascii="Cambria Math" w:hAnsi="Cambria Math"/>
                  <w:sz w:val="26"/>
                  <w:szCs w:val="26"/>
                </w:rPr>
                <m:t>and</m:t>
              </m:r>
            </m:sub>
          </m:sSub>
          <m:r>
            <w:rPr>
              <w:rFonts w:ascii="Cambria Math" w:hAnsi="Cambria Math"/>
              <w:sz w:val="26"/>
              <w:szCs w:val="26"/>
            </w:rPr>
            <m:t>(</m:t>
          </m:r>
          <m:r>
            <w:rPr>
              <w:rFonts w:ascii="Cambria Math" w:hAnsi="Cambria Math"/>
              <w:sz w:val="26"/>
              <w:szCs w:val="26"/>
            </w:rPr>
            <m:t>q</m:t>
          </m:r>
          <m:r>
            <w:rPr>
              <w:rFonts w:ascii="Cambria Math" w:hAnsi="Cambria Math"/>
              <w:sz w:val="26"/>
              <w:szCs w:val="26"/>
            </w:rPr>
            <m:t>)+</m:t>
          </m:r>
          <m:sSub>
            <m:sSubPr>
              <m:ctrlPr>
                <w:rPr>
                  <w:rFonts w:ascii="Cambria Math" w:hAnsi="Cambria Math"/>
                  <w:sz w:val="26"/>
                  <w:szCs w:val="26"/>
                </w:rPr>
              </m:ctrlPr>
            </m:sSubPr>
            <m:e>
              <m:r>
                <m:rPr>
                  <m:sty m:val="p"/>
                </m:rPr>
                <w:rPr>
                  <w:rFonts w:ascii="Cambria Math" w:hAnsi="Cambria Math"/>
                  <w:sz w:val="26"/>
                  <w:szCs w:val="26"/>
                </w:rPr>
                <m:t>Σ</m:t>
              </m:r>
            </m:e>
            <m:sub>
              <m:r>
                <w:rPr>
                  <w:rFonts w:ascii="Cambria Math" w:hAnsi="Cambria Math"/>
                  <w:sz w:val="26"/>
                  <w:szCs w:val="26"/>
                </w:rPr>
                <m:t>i</m:t>
              </m:r>
            </m:sub>
          </m:sSub>
          <m:sSubSup>
            <m:sSubSupPr>
              <m:ctrlPr>
                <w:rPr>
                  <w:rFonts w:ascii="Cambria Math" w:hAnsi="Cambria Math"/>
                  <w:sz w:val="26"/>
                  <w:szCs w:val="26"/>
                </w:rPr>
              </m:ctrlPr>
            </m:sSubSupPr>
            <m:e>
              <m:r>
                <w:rPr>
                  <w:rFonts w:ascii="Cambria Math" w:hAnsi="Cambria Math"/>
                  <w:sz w:val="26"/>
                  <w:szCs w:val="26"/>
                </w:rPr>
                <m:t>J</m:t>
              </m:r>
            </m:e>
            <m:sub>
              <m:r>
                <w:rPr>
                  <w:rFonts w:ascii="Cambria Math" w:hAnsi="Cambria Math"/>
                  <w:sz w:val="26"/>
                  <w:szCs w:val="26"/>
                </w:rPr>
                <m:t>i</m:t>
              </m:r>
            </m:sub>
            <m:sup>
              <m:r>
                <w:rPr>
                  <w:rFonts w:ascii="Cambria Math" w:hAnsi="Cambria Math"/>
                  <w:sz w:val="26"/>
                  <w:szCs w:val="26"/>
                </w:rPr>
                <m:t>T</m:t>
              </m:r>
            </m:sup>
          </m:sSubSup>
          <m:r>
            <w:rPr>
              <w:rFonts w:ascii="Cambria Math" w:hAnsi="Cambria Math"/>
              <w:sz w:val="26"/>
              <w:szCs w:val="26"/>
            </w:rPr>
            <m:t>(</m:t>
          </m:r>
          <m:r>
            <w:rPr>
              <w:rFonts w:ascii="Cambria Math" w:hAnsi="Cambria Math"/>
              <w:sz w:val="26"/>
              <w:szCs w:val="26"/>
            </w:rPr>
            <m:t>q</m:t>
          </m:r>
          <m:r>
            <w:rPr>
              <w:rFonts w:ascii="Cambria Math" w:hAnsi="Cambria Math"/>
              <w:sz w:val="26"/>
              <w:szCs w:val="26"/>
            </w:rPr>
            <m:t>)</m:t>
          </m:r>
          <m:r>
            <m:rPr>
              <m:sty m:val="p"/>
            </m:rPr>
            <w:rPr>
              <w:rFonts w:ascii="Cambria Math" w:hAnsi="Cambria Math"/>
              <w:sz w:val="26"/>
              <w:szCs w:val="26"/>
            </w:rPr>
            <m:t>·</m:t>
          </m:r>
          <m:sSubSup>
            <m:sSubSupPr>
              <m:ctrlPr>
                <w:rPr>
                  <w:rFonts w:ascii="Cambria Math" w:hAnsi="Cambria Math"/>
                  <w:sz w:val="26"/>
                  <w:szCs w:val="26"/>
                </w:rPr>
              </m:ctrlPr>
            </m:sSubSupPr>
            <m:e>
              <m:r>
                <w:rPr>
                  <w:rFonts w:ascii="Cambria Math" w:hAnsi="Cambria Math"/>
                  <w:sz w:val="26"/>
                  <w:szCs w:val="26"/>
                </w:rPr>
                <m:t>w</m:t>
              </m:r>
            </m:e>
            <m:sub>
              <m:r>
                <w:rPr>
                  <w:rFonts w:ascii="Cambria Math" w:hAnsi="Cambria Math"/>
                  <w:sz w:val="26"/>
                  <w:szCs w:val="26"/>
                </w:rPr>
                <m:t>i</m:t>
              </m:r>
            </m:sub>
            <m:sup>
              <m:r>
                <w:rPr>
                  <w:rFonts w:ascii="Cambria Math" w:hAnsi="Cambria Math"/>
                  <w:sz w:val="26"/>
                  <w:szCs w:val="26"/>
                </w:rPr>
                <m:t>robot</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m:oMathPara>
    </w:p>
    <w:p w:rsidR="003D5B5C" w:rsidRDefault="00FF38C1">
      <w:pPr>
        <w:spacing w:line="480" w:lineRule="atLeast"/>
        <w:ind w:firstLineChars="200" w:firstLine="520"/>
        <w:textAlignment w:val="center"/>
        <w:rPr>
          <w:sz w:val="26"/>
          <w:szCs w:val="26"/>
        </w:rPr>
      </w:pPr>
      <w:r>
        <w:rPr>
          <w:sz w:val="26"/>
          <w:szCs w:val="26"/>
        </w:rPr>
        <w:t>其中，</w:t>
      </w:r>
      <m:oMath>
        <m:sSub>
          <m:sSubPr>
            <m:ctrlPr>
              <w:rPr>
                <w:rFonts w:ascii="Cambria Math" w:hAnsi="Cambria Math"/>
                <w:sz w:val="26"/>
                <w:szCs w:val="26"/>
              </w:rPr>
            </m:ctrlPr>
          </m:sSubPr>
          <m:e>
            <m:r>
              <w:rPr>
                <w:rFonts w:ascii="Cambria Math" w:hAnsi="Cambria Math"/>
                <w:sz w:val="26"/>
                <w:szCs w:val="26"/>
              </w:rPr>
              <m:t>τ</m:t>
            </m:r>
          </m:e>
          <m:sub>
            <m:r>
              <w:rPr>
                <w:rFonts w:ascii="Cambria Math" w:hAnsi="Cambria Math"/>
                <w:sz w:val="26"/>
                <w:szCs w:val="26"/>
              </w:rPr>
              <m:t>target</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表示灵巧手在时刻</w:t>
      </w:r>
      <m:oMath>
        <m:r>
          <w:rPr>
            <w:rFonts w:ascii="Cambria Math" w:hAnsi="Cambria Math"/>
            <w:sz w:val="26"/>
            <w:szCs w:val="26"/>
          </w:rPr>
          <m:t>t</m:t>
        </m:r>
      </m:oMath>
      <w:r>
        <w:rPr>
          <w:sz w:val="26"/>
          <w:szCs w:val="26"/>
        </w:rPr>
        <w:t>的目标关节力矩指令；</w:t>
      </w:r>
      <m:oMath>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h</m:t>
            </m:r>
            <m:r>
              <w:rPr>
                <w:rFonts w:ascii="Cambria Math" w:hAnsi="Cambria Math"/>
                <w:sz w:val="26"/>
                <w:szCs w:val="26"/>
              </w:rPr>
              <m:t>and</m:t>
            </m:r>
          </m:sub>
        </m:sSub>
        <m:r>
          <w:rPr>
            <w:rFonts w:ascii="Cambria Math" w:hAnsi="Cambria Math"/>
            <w:sz w:val="26"/>
            <w:szCs w:val="26"/>
          </w:rPr>
          <m:t>(</m:t>
        </m:r>
        <m:r>
          <w:rPr>
            <w:rFonts w:ascii="Cambria Math" w:hAnsi="Cambria Math"/>
            <w:sz w:val="26"/>
            <w:szCs w:val="26"/>
          </w:rPr>
          <m:t>q</m:t>
        </m:r>
        <m:r>
          <w:rPr>
            <w:rFonts w:ascii="Cambria Math" w:hAnsi="Cambria Math"/>
            <w:sz w:val="26"/>
            <w:szCs w:val="26"/>
          </w:rPr>
          <m:t>)</m:t>
        </m:r>
      </m:oMath>
      <w:r>
        <w:rPr>
          <w:sz w:val="26"/>
          <w:szCs w:val="26"/>
        </w:rPr>
        <w:t>表示灵巧手的关节空间惯性矩阵；</w:t>
      </w:r>
      <m:oMath>
        <m:sSub>
          <m:sSubPr>
            <m:ctrlPr>
              <w:rPr>
                <w:rFonts w:ascii="Cambria Math" w:hAnsi="Cambria Math"/>
                <w:sz w:val="26"/>
                <w:szCs w:val="26"/>
              </w:rPr>
            </m:ctrlPr>
          </m:sSubPr>
          <m:e>
            <m:acc>
              <m:accPr>
                <m:chr m:val="̈"/>
                <m:ctrlPr>
                  <w:rPr>
                    <w:rFonts w:ascii="Cambria Math" w:hAnsi="Cambria Math"/>
                    <w:sz w:val="26"/>
                    <w:szCs w:val="26"/>
                  </w:rPr>
                </m:ctrlPr>
              </m:accPr>
              <m:e>
                <m:r>
                  <w:rPr>
                    <w:rFonts w:ascii="Cambria Math" w:hAnsi="Cambria Math"/>
                    <w:sz w:val="26"/>
                    <w:szCs w:val="26"/>
                  </w:rPr>
                  <m:t>q</m:t>
                </m:r>
              </m:e>
            </m:acc>
          </m:e>
          <m:sub>
            <m:r>
              <w:rPr>
                <w:rFonts w:ascii="Cambria Math" w:hAnsi="Cambria Math"/>
                <w:sz w:val="26"/>
                <w:szCs w:val="26"/>
              </w:rPr>
              <m:t>d</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表示由</w:t>
      </w:r>
      <w:r>
        <w:rPr>
          <w:sz w:val="26"/>
          <w:szCs w:val="26"/>
        </w:rPr>
        <w:t>S</w:t>
      </w:r>
      <w:r>
        <w:rPr>
          <w:rFonts w:hint="eastAsia"/>
          <w:sz w:val="26"/>
          <w:szCs w:val="26"/>
        </w:rPr>
        <w:t>tep2</w:t>
      </w:r>
      <w:r>
        <w:rPr>
          <w:sz w:val="26"/>
          <w:szCs w:val="26"/>
        </w:rPr>
        <w:t>运动学重定向得到的目标关节加速度；</w:t>
      </w:r>
      <m:oMath>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h</m:t>
            </m:r>
            <m:r>
              <w:rPr>
                <w:rFonts w:ascii="Cambria Math" w:hAnsi="Cambria Math"/>
                <w:sz w:val="26"/>
                <w:szCs w:val="26"/>
              </w:rPr>
              <m:t>and</m:t>
            </m:r>
          </m:sub>
        </m:sSub>
        <m:r>
          <w:rPr>
            <w:rFonts w:ascii="Cambria Math" w:hAnsi="Cambria Math"/>
            <w:sz w:val="26"/>
            <w:szCs w:val="26"/>
          </w:rPr>
          <m:t>(</m:t>
        </m:r>
        <m:r>
          <w:rPr>
            <w:rFonts w:ascii="Cambria Math" w:hAnsi="Cambria Math"/>
            <w:sz w:val="26"/>
            <w:szCs w:val="26"/>
          </w:rPr>
          <m:t>q</m:t>
        </m:r>
        <m:r>
          <w:rPr>
            <w:rFonts w:ascii="Cambria Math" w:hAnsi="Cambria Math"/>
            <w:sz w:val="26"/>
            <w:szCs w:val="26"/>
          </w:rPr>
          <m:t>,</m:t>
        </m:r>
        <m:acc>
          <m:accPr>
            <m:chr m:val="̇"/>
            <m:ctrlPr>
              <w:rPr>
                <w:rFonts w:ascii="Cambria Math" w:hAnsi="Cambria Math"/>
                <w:sz w:val="26"/>
                <w:szCs w:val="26"/>
              </w:rPr>
            </m:ctrlPr>
          </m:accPr>
          <m:e>
            <m:r>
              <w:rPr>
                <w:rFonts w:ascii="Cambria Math" w:hAnsi="Cambria Math"/>
                <w:sz w:val="26"/>
                <w:szCs w:val="26"/>
              </w:rPr>
              <m:t>q</m:t>
            </m:r>
          </m:e>
        </m:acc>
        <m:r>
          <w:rPr>
            <w:rFonts w:ascii="Cambria Math" w:hAnsi="Cambria Math"/>
            <w:sz w:val="26"/>
            <w:szCs w:val="26"/>
          </w:rPr>
          <m:t>)</m:t>
        </m:r>
      </m:oMath>
      <w:r>
        <w:rPr>
          <w:sz w:val="26"/>
          <w:szCs w:val="26"/>
        </w:rPr>
        <w:t>表示灵巧手的</w:t>
      </w:r>
      <w:proofErr w:type="gramStart"/>
      <w:r>
        <w:rPr>
          <w:sz w:val="26"/>
          <w:szCs w:val="26"/>
        </w:rPr>
        <w:t>科氏力和</w:t>
      </w:r>
      <w:proofErr w:type="gramEnd"/>
      <w:r>
        <w:rPr>
          <w:sz w:val="26"/>
          <w:szCs w:val="26"/>
        </w:rPr>
        <w:t>离心力项；</w:t>
      </w:r>
      <m:oMath>
        <m:sSub>
          <m:sSubPr>
            <m:ctrlPr>
              <w:rPr>
                <w:rFonts w:ascii="Cambria Math" w:hAnsi="Cambria Math"/>
                <w:sz w:val="26"/>
                <w:szCs w:val="26"/>
              </w:rPr>
            </m:ctrlPr>
          </m:sSubPr>
          <m:e>
            <m:acc>
              <m:accPr>
                <m:chr m:val="̇"/>
                <m:ctrlPr>
                  <w:rPr>
                    <w:rFonts w:ascii="Cambria Math" w:hAnsi="Cambria Math"/>
                    <w:sz w:val="26"/>
                    <w:szCs w:val="26"/>
                  </w:rPr>
                </m:ctrlPr>
              </m:accPr>
              <m:e>
                <m:r>
                  <w:rPr>
                    <w:rFonts w:ascii="Cambria Math" w:hAnsi="Cambria Math"/>
                    <w:sz w:val="26"/>
                    <w:szCs w:val="26"/>
                  </w:rPr>
                  <m:t>q</m:t>
                </m:r>
              </m:e>
            </m:acc>
          </m:e>
          <m:sub>
            <m:r>
              <w:rPr>
                <w:rFonts w:ascii="Cambria Math" w:hAnsi="Cambria Math"/>
                <w:sz w:val="26"/>
                <w:szCs w:val="26"/>
              </w:rPr>
              <m:t>d</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表示目标关节速度；</w:t>
      </w:r>
      <m:oMath>
        <m:sSub>
          <m:sSubPr>
            <m:ctrlPr>
              <w:rPr>
                <w:rFonts w:ascii="Cambria Math" w:hAnsi="Cambria Math"/>
                <w:sz w:val="26"/>
                <w:szCs w:val="26"/>
              </w:rPr>
            </m:ctrlPr>
          </m:sSubPr>
          <m:e>
            <m:r>
              <w:rPr>
                <w:rFonts w:ascii="Cambria Math" w:hAnsi="Cambria Math"/>
                <w:sz w:val="26"/>
                <w:szCs w:val="26"/>
              </w:rPr>
              <m:t>G</m:t>
            </m:r>
          </m:e>
          <m:sub>
            <m:r>
              <w:rPr>
                <w:rFonts w:ascii="Cambria Math" w:hAnsi="Cambria Math"/>
                <w:sz w:val="26"/>
                <w:szCs w:val="26"/>
              </w:rPr>
              <m:t>h</m:t>
            </m:r>
            <m:r>
              <w:rPr>
                <w:rFonts w:ascii="Cambria Math" w:hAnsi="Cambria Math"/>
                <w:sz w:val="26"/>
                <w:szCs w:val="26"/>
              </w:rPr>
              <m:t>and</m:t>
            </m:r>
          </m:sub>
        </m:sSub>
        <m:r>
          <w:rPr>
            <w:rFonts w:ascii="Cambria Math" w:hAnsi="Cambria Math"/>
            <w:sz w:val="26"/>
            <w:szCs w:val="26"/>
          </w:rPr>
          <m:t>(</m:t>
        </m:r>
        <m:r>
          <w:rPr>
            <w:rFonts w:ascii="Cambria Math" w:hAnsi="Cambria Math"/>
            <w:sz w:val="26"/>
            <w:szCs w:val="26"/>
          </w:rPr>
          <m:t>q</m:t>
        </m:r>
        <m:r>
          <w:rPr>
            <w:rFonts w:ascii="Cambria Math" w:hAnsi="Cambria Math"/>
            <w:sz w:val="26"/>
            <w:szCs w:val="26"/>
          </w:rPr>
          <m:t>)</m:t>
        </m:r>
      </m:oMath>
      <w:r>
        <w:rPr>
          <w:sz w:val="26"/>
          <w:szCs w:val="26"/>
        </w:rPr>
        <w:t>表示重力项；</w:t>
      </w:r>
      <m:oMath>
        <m:sSubSup>
          <m:sSubSupPr>
            <m:ctrlPr>
              <w:rPr>
                <w:rFonts w:ascii="Cambria Math" w:hAnsi="Cambria Math"/>
                <w:sz w:val="26"/>
                <w:szCs w:val="26"/>
              </w:rPr>
            </m:ctrlPr>
          </m:sSubSupPr>
          <m:e>
            <m:r>
              <w:rPr>
                <w:rFonts w:ascii="Cambria Math" w:hAnsi="Cambria Math"/>
                <w:sz w:val="26"/>
                <w:szCs w:val="26"/>
              </w:rPr>
              <m:t>J</m:t>
            </m:r>
          </m:e>
          <m:sub>
            <m:r>
              <w:rPr>
                <w:rFonts w:ascii="Cambria Math" w:hAnsi="Cambria Math"/>
                <w:sz w:val="26"/>
                <w:szCs w:val="26"/>
              </w:rPr>
              <m:t>i</m:t>
            </m:r>
          </m:sub>
          <m:sup>
            <m:r>
              <w:rPr>
                <w:rFonts w:ascii="Cambria Math" w:hAnsi="Cambria Math"/>
                <w:sz w:val="26"/>
                <w:szCs w:val="26"/>
              </w:rPr>
              <m:t>T</m:t>
            </m:r>
          </m:sup>
        </m:sSubSup>
        <m:r>
          <w:rPr>
            <w:rFonts w:ascii="Cambria Math" w:hAnsi="Cambria Math"/>
            <w:sz w:val="26"/>
            <w:szCs w:val="26"/>
          </w:rPr>
          <m:t>(</m:t>
        </m:r>
        <m:r>
          <w:rPr>
            <w:rFonts w:ascii="Cambria Math" w:hAnsi="Cambria Math"/>
            <w:sz w:val="26"/>
            <w:szCs w:val="26"/>
          </w:rPr>
          <m:t>q</m:t>
        </m:r>
        <m:r>
          <w:rPr>
            <w:rFonts w:ascii="Cambria Math" w:hAnsi="Cambria Math"/>
            <w:sz w:val="26"/>
            <w:szCs w:val="26"/>
          </w:rPr>
          <m:t>)</m:t>
        </m:r>
      </m:oMath>
      <w:r>
        <w:rPr>
          <w:sz w:val="26"/>
          <w:szCs w:val="26"/>
        </w:rPr>
        <w:t>表示第</w:t>
      </w:r>
      <m:oMath>
        <m:r>
          <w:rPr>
            <w:rFonts w:ascii="Cambria Math" w:hAnsi="Cambria Math"/>
            <w:sz w:val="26"/>
            <w:szCs w:val="26"/>
          </w:rPr>
          <m:t>i</m:t>
        </m:r>
      </m:oMath>
      <w:proofErr w:type="gramStart"/>
      <w:r>
        <w:rPr>
          <w:sz w:val="26"/>
          <w:szCs w:val="26"/>
        </w:rPr>
        <w:t>个</w:t>
      </w:r>
      <w:proofErr w:type="gramEnd"/>
      <w:r>
        <w:rPr>
          <w:sz w:val="26"/>
          <w:szCs w:val="26"/>
        </w:rPr>
        <w:t>手指接触点的雅可比矩阵转置；</w:t>
      </w:r>
      <m:oMath>
        <m:sSubSup>
          <m:sSubSupPr>
            <m:ctrlPr>
              <w:rPr>
                <w:rFonts w:ascii="Cambria Math" w:hAnsi="Cambria Math"/>
                <w:sz w:val="26"/>
                <w:szCs w:val="26"/>
              </w:rPr>
            </m:ctrlPr>
          </m:sSubSupPr>
          <m:e>
            <m:r>
              <w:rPr>
                <w:rFonts w:ascii="Cambria Math" w:hAnsi="Cambria Math"/>
                <w:sz w:val="26"/>
                <w:szCs w:val="26"/>
              </w:rPr>
              <m:t>w</m:t>
            </m:r>
          </m:e>
          <m:sub>
            <m:r>
              <w:rPr>
                <w:rFonts w:ascii="Cambria Math" w:hAnsi="Cambria Math"/>
                <w:sz w:val="26"/>
                <w:szCs w:val="26"/>
              </w:rPr>
              <m:t>i</m:t>
            </m:r>
          </m:sub>
          <m:sup>
            <m:r>
              <w:rPr>
                <w:rFonts w:ascii="Cambria Math" w:hAnsi="Cambria Math"/>
                <w:sz w:val="26"/>
                <w:szCs w:val="26"/>
              </w:rPr>
              <m:t>robot</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表示映射到</w:t>
      </w:r>
      <w:proofErr w:type="gramStart"/>
      <w:r>
        <w:rPr>
          <w:sz w:val="26"/>
          <w:szCs w:val="26"/>
        </w:rPr>
        <w:t>灵巧手第</w:t>
      </w:r>
      <w:proofErr w:type="gramEnd"/>
      <m:oMath>
        <m:r>
          <w:rPr>
            <w:rFonts w:ascii="Cambria Math" w:hAnsi="Cambria Math"/>
            <w:sz w:val="26"/>
            <w:szCs w:val="26"/>
          </w:rPr>
          <m:t>i</m:t>
        </m:r>
      </m:oMath>
      <w:proofErr w:type="gramStart"/>
      <w:r>
        <w:rPr>
          <w:sz w:val="26"/>
          <w:szCs w:val="26"/>
        </w:rPr>
        <w:t>个</w:t>
      </w:r>
      <w:proofErr w:type="gramEnd"/>
      <w:r>
        <w:rPr>
          <w:sz w:val="26"/>
          <w:szCs w:val="26"/>
        </w:rPr>
        <w:t>指尖的目标力旋量。上述公式表示：在关节空间中，将用于轨迹跟踪的运动项与用于接触复现</w:t>
      </w:r>
      <w:proofErr w:type="gramStart"/>
      <w:r>
        <w:rPr>
          <w:sz w:val="26"/>
          <w:szCs w:val="26"/>
        </w:rPr>
        <w:t>的力项进行</w:t>
      </w:r>
      <w:proofErr w:type="gramEnd"/>
      <w:r>
        <w:rPr>
          <w:sz w:val="26"/>
          <w:szCs w:val="26"/>
        </w:rPr>
        <w:t>统一合成，从而生成可直接驱动灵巧</w:t>
      </w:r>
      <w:proofErr w:type="gramStart"/>
      <w:r>
        <w:rPr>
          <w:sz w:val="26"/>
          <w:szCs w:val="26"/>
        </w:rPr>
        <w:t>手执行</w:t>
      </w:r>
      <w:proofErr w:type="gramEnd"/>
      <w:r>
        <w:rPr>
          <w:sz w:val="26"/>
          <w:szCs w:val="26"/>
        </w:rPr>
        <w:t>的目标关节力矩指令。这样既能够保证灵巧手按目标轨迹运动，又能够在接触过程中复现人手示教对应的受力效果。</w:t>
      </w:r>
    </w:p>
    <w:p w:rsidR="003D5B5C" w:rsidRDefault="00FF38C1">
      <w:pPr>
        <w:spacing w:line="480" w:lineRule="atLeast"/>
        <w:ind w:firstLineChars="200" w:firstLine="520"/>
        <w:textAlignment w:val="center"/>
        <w:rPr>
          <w:bCs/>
          <w:sz w:val="26"/>
          <w:szCs w:val="26"/>
        </w:rPr>
      </w:pPr>
      <w:r>
        <w:rPr>
          <w:rFonts w:hint="eastAsia"/>
          <w:bCs/>
          <w:sz w:val="26"/>
          <w:szCs w:val="26"/>
        </w:rPr>
        <w:t>Step4</w:t>
      </w:r>
      <w:r>
        <w:rPr>
          <w:rFonts w:hint="eastAsia"/>
          <w:bCs/>
          <w:sz w:val="26"/>
          <w:szCs w:val="26"/>
        </w:rPr>
        <w:t>，</w:t>
      </w:r>
      <w:r>
        <w:rPr>
          <w:bCs/>
          <w:sz w:val="26"/>
          <w:szCs w:val="26"/>
        </w:rPr>
        <w:t>在线自适应校准，</w:t>
      </w:r>
      <w:r>
        <w:rPr>
          <w:bCs/>
          <w:sz w:val="26"/>
          <w:szCs w:val="26"/>
        </w:rPr>
        <w:t>闭环消除残余</w:t>
      </w:r>
      <w:r>
        <w:rPr>
          <w:rFonts w:hint="eastAsia"/>
          <w:bCs/>
          <w:sz w:val="26"/>
          <w:szCs w:val="26"/>
        </w:rPr>
        <w:t>（</w:t>
      </w:r>
      <w:r>
        <w:rPr>
          <w:bCs/>
          <w:sz w:val="26"/>
          <w:szCs w:val="26"/>
        </w:rPr>
        <w:t>Embodiment Gap</w:t>
      </w:r>
      <w:r>
        <w:rPr>
          <w:rFonts w:hint="eastAsia"/>
          <w:bCs/>
          <w:sz w:val="26"/>
          <w:szCs w:val="26"/>
        </w:rPr>
        <w:t>）。</w:t>
      </w:r>
    </w:p>
    <w:p w:rsidR="003D5B5C" w:rsidRDefault="00FF38C1">
      <w:pPr>
        <w:spacing w:line="480" w:lineRule="atLeast"/>
        <w:ind w:firstLineChars="200" w:firstLine="520"/>
        <w:textAlignment w:val="center"/>
        <w:rPr>
          <w:sz w:val="26"/>
          <w:szCs w:val="26"/>
        </w:rPr>
      </w:pPr>
      <w:r>
        <w:rPr>
          <w:sz w:val="26"/>
          <w:szCs w:val="26"/>
        </w:rPr>
        <w:t>上述三个步骤在离线层面建立了从人手示教数据到灵巧手控制指令的映射框架，但由于模型参数存在不确定性，例如物体摩擦系数估计误差、灵巧手动力学模型未建模动态、传感器偏置及接触模型近似误差等，</w:t>
      </w:r>
      <w:r>
        <w:rPr>
          <w:rFonts w:hint="eastAsia"/>
          <w:sz w:val="26"/>
          <w:szCs w:val="26"/>
        </w:rPr>
        <w:t>Step3</w:t>
      </w:r>
      <w:r>
        <w:rPr>
          <w:sz w:val="26"/>
          <w:szCs w:val="26"/>
        </w:rPr>
        <w:t>得到的目标接触力与灵巧</w:t>
      </w:r>
      <w:proofErr w:type="gramStart"/>
      <w:r>
        <w:rPr>
          <w:sz w:val="26"/>
          <w:szCs w:val="26"/>
        </w:rPr>
        <w:t>手实际</w:t>
      </w:r>
      <w:proofErr w:type="gramEnd"/>
      <w:r>
        <w:rPr>
          <w:sz w:val="26"/>
          <w:szCs w:val="26"/>
        </w:rPr>
        <w:t>执行时产生的接触力之间仍可能存在残余偏差。为进一步减小该偏差，本发明在</w:t>
      </w:r>
      <w:r>
        <w:rPr>
          <w:rFonts w:hint="eastAsia"/>
          <w:sz w:val="26"/>
          <w:szCs w:val="26"/>
        </w:rPr>
        <w:t>Step4</w:t>
      </w:r>
      <w:r>
        <w:rPr>
          <w:sz w:val="26"/>
          <w:szCs w:val="26"/>
        </w:rPr>
        <w:t>引入在线自适应校准机制，利用灵巧手自身的传感器反馈对</w:t>
      </w:r>
      <w:r>
        <w:rPr>
          <w:rFonts w:hint="eastAsia"/>
          <w:sz w:val="26"/>
          <w:szCs w:val="26"/>
        </w:rPr>
        <w:t>Step3</w:t>
      </w:r>
      <w:r>
        <w:rPr>
          <w:sz w:val="26"/>
          <w:szCs w:val="26"/>
        </w:rPr>
        <w:t>中</w:t>
      </w:r>
      <w:r>
        <w:rPr>
          <w:sz w:val="26"/>
          <w:szCs w:val="26"/>
        </w:rPr>
        <w:lastRenderedPageBreak/>
        <w:t>的力映射参数和控制参数进行闭环修正。若灵巧手配备触觉传感器，则直接利用触觉传感器测得的接触力；若未</w:t>
      </w:r>
      <w:r>
        <w:rPr>
          <w:sz w:val="26"/>
          <w:szCs w:val="26"/>
        </w:rPr>
        <w:t>配备触觉传感器，则通过广义动量观测器由关节电流信号或关节力矩信号在线估计实际接触力。</w:t>
      </w:r>
    </w:p>
    <w:p w:rsidR="003D5B5C" w:rsidRDefault="00FF38C1">
      <w:pPr>
        <w:spacing w:line="480" w:lineRule="atLeast"/>
        <w:ind w:firstLineChars="200" w:firstLine="520"/>
        <w:textAlignment w:val="center"/>
        <w:rPr>
          <w:sz w:val="26"/>
          <w:szCs w:val="26"/>
        </w:rPr>
      </w:pPr>
      <w:r>
        <w:rPr>
          <w:sz w:val="26"/>
          <w:szCs w:val="26"/>
        </w:rPr>
        <w:t>具体而言，对第</w:t>
      </w:r>
      <m:oMath>
        <m:r>
          <w:rPr>
            <w:rFonts w:ascii="Cambria Math" w:hAnsi="Cambria Math"/>
            <w:sz w:val="26"/>
            <w:szCs w:val="26"/>
          </w:rPr>
          <m:t>i</m:t>
        </m:r>
      </m:oMath>
      <w:proofErr w:type="gramStart"/>
      <w:r>
        <w:rPr>
          <w:sz w:val="26"/>
          <w:szCs w:val="26"/>
        </w:rPr>
        <w:t>个</w:t>
      </w:r>
      <w:proofErr w:type="gramEnd"/>
      <w:r>
        <w:rPr>
          <w:sz w:val="26"/>
          <w:szCs w:val="26"/>
        </w:rPr>
        <w:t>接触点定义力跟踪误差为：</w:t>
      </w:r>
    </w:p>
    <w:p w:rsidR="003D5B5C" w:rsidRDefault="00FF38C1">
      <w:pPr>
        <w:spacing w:line="480" w:lineRule="atLeast"/>
        <w:ind w:firstLineChars="200" w:firstLine="520"/>
        <w:textAlignment w:val="center"/>
        <w:rPr>
          <w:sz w:val="26"/>
          <w:szCs w:val="26"/>
        </w:rPr>
      </w:pPr>
      <m:oMathPara>
        <m:oMath>
          <m:sSub>
            <m:sSubPr>
              <m:ctrlPr>
                <w:rPr>
                  <w:rFonts w:ascii="Cambria Math" w:hAnsi="Cambria Math"/>
                  <w:sz w:val="26"/>
                  <w:szCs w:val="26"/>
                </w:rPr>
              </m:ctrlPr>
            </m:sSubPr>
            <m:e>
              <m:r>
                <w:rPr>
                  <w:rFonts w:ascii="Cambria Math" w:hAnsi="Cambria Math"/>
                  <w:sz w:val="26"/>
                  <w:szCs w:val="26"/>
                </w:rPr>
                <m:t>e</m:t>
              </m:r>
            </m:e>
            <m:sub>
              <m:r>
                <w:rPr>
                  <w:rFonts w:ascii="Cambria Math" w:hAnsi="Cambria Math"/>
                  <w:sz w:val="26"/>
                  <w:szCs w:val="26"/>
                </w:rPr>
                <m:t>f</m:t>
              </m:r>
              <m:r>
                <w:rPr>
                  <w:rFonts w:ascii="Cambria Math" w:hAnsi="Cambria Math"/>
                  <w:sz w:val="26"/>
                  <w:szCs w:val="26"/>
                </w:rPr>
                <m:t>,</m:t>
              </m:r>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Sup>
            <m:sSubSupPr>
              <m:ctrlPr>
                <w:rPr>
                  <w:rFonts w:ascii="Cambria Math" w:hAnsi="Cambria Math"/>
                  <w:sz w:val="26"/>
                  <w:szCs w:val="26"/>
                </w:rPr>
              </m:ctrlPr>
            </m:sSubSupPr>
            <m:e>
              <m:r>
                <w:rPr>
                  <w:rFonts w:ascii="Cambria Math" w:hAnsi="Cambria Math"/>
                  <w:sz w:val="26"/>
                  <w:szCs w:val="26"/>
                </w:rPr>
                <m:t>f</m:t>
              </m:r>
            </m:e>
            <m:sub>
              <m:r>
                <w:rPr>
                  <w:rFonts w:ascii="Cambria Math" w:hAnsi="Cambria Math"/>
                  <w:sz w:val="26"/>
                  <w:szCs w:val="26"/>
                </w:rPr>
                <m:t>i</m:t>
              </m:r>
            </m:sub>
            <m:sup>
              <m:r>
                <w:rPr>
                  <w:rFonts w:ascii="Cambria Math" w:hAnsi="Cambria Math"/>
                  <w:sz w:val="26"/>
                  <w:szCs w:val="26"/>
                </w:rPr>
                <m:t>robot</m:t>
              </m:r>
              <m:r>
                <w:rPr>
                  <w:rFonts w:ascii="Cambria Math" w:hAnsi="Cambria Math"/>
                  <w:sz w:val="26"/>
                  <w:szCs w:val="26"/>
                </w:rPr>
                <m:t>,</m:t>
              </m:r>
              <m:r>
                <w:rPr>
                  <w:rFonts w:ascii="Cambria Math" w:hAnsi="Cambria Math"/>
                  <w:sz w:val="26"/>
                  <w:szCs w:val="26"/>
                </w:rPr>
                <m:t>desired</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Sup>
            <m:sSubSupPr>
              <m:ctrlPr>
                <w:rPr>
                  <w:rFonts w:ascii="Cambria Math" w:hAnsi="Cambria Math"/>
                  <w:sz w:val="26"/>
                  <w:szCs w:val="26"/>
                </w:rPr>
              </m:ctrlPr>
            </m:sSubSupPr>
            <m:e>
              <m:r>
                <w:rPr>
                  <w:rFonts w:ascii="Cambria Math" w:hAnsi="Cambria Math"/>
                  <w:sz w:val="26"/>
                  <w:szCs w:val="26"/>
                </w:rPr>
                <m:t>f</m:t>
              </m:r>
            </m:e>
            <m:sub>
              <m:r>
                <w:rPr>
                  <w:rFonts w:ascii="Cambria Math" w:hAnsi="Cambria Math"/>
                  <w:sz w:val="26"/>
                  <w:szCs w:val="26"/>
                </w:rPr>
                <m:t>i</m:t>
              </m:r>
            </m:sub>
            <m:sup>
              <m:r>
                <w:rPr>
                  <w:rFonts w:ascii="Cambria Math" w:hAnsi="Cambria Math"/>
                  <w:sz w:val="26"/>
                  <w:szCs w:val="26"/>
                </w:rPr>
                <m:t>robot</m:t>
              </m:r>
              <m:r>
                <w:rPr>
                  <w:rFonts w:ascii="Cambria Math" w:hAnsi="Cambria Math"/>
                  <w:sz w:val="26"/>
                  <w:szCs w:val="26"/>
                </w:rPr>
                <m:t>,</m:t>
              </m:r>
              <m:r>
                <w:rPr>
                  <w:rFonts w:ascii="Cambria Math" w:hAnsi="Cambria Math"/>
                  <w:sz w:val="26"/>
                  <w:szCs w:val="26"/>
                </w:rPr>
                <m:t>measure</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m:oMathPara>
    </w:p>
    <w:p w:rsidR="003D5B5C" w:rsidRDefault="00FF38C1">
      <w:pPr>
        <w:spacing w:line="480" w:lineRule="atLeast"/>
        <w:ind w:firstLineChars="200" w:firstLine="520"/>
        <w:textAlignment w:val="center"/>
        <w:rPr>
          <w:sz w:val="26"/>
          <w:szCs w:val="26"/>
        </w:rPr>
      </w:pPr>
      <w:r>
        <w:rPr>
          <w:sz w:val="26"/>
          <w:szCs w:val="26"/>
        </w:rPr>
        <w:t>其中，</w:t>
      </w:r>
      <m:oMath>
        <m:sSubSup>
          <m:sSubSupPr>
            <m:ctrlPr>
              <w:rPr>
                <w:rFonts w:ascii="Cambria Math" w:hAnsi="Cambria Math"/>
                <w:sz w:val="26"/>
                <w:szCs w:val="26"/>
              </w:rPr>
            </m:ctrlPr>
          </m:sSubSupPr>
          <m:e>
            <m:r>
              <w:rPr>
                <w:rFonts w:ascii="Cambria Math" w:hAnsi="Cambria Math"/>
                <w:sz w:val="26"/>
                <w:szCs w:val="26"/>
              </w:rPr>
              <m:t>f</m:t>
            </m:r>
          </m:e>
          <m:sub>
            <m:r>
              <w:rPr>
                <w:rFonts w:ascii="Cambria Math" w:hAnsi="Cambria Math"/>
                <w:sz w:val="26"/>
                <w:szCs w:val="26"/>
              </w:rPr>
              <m:t>i</m:t>
            </m:r>
          </m:sub>
          <m:sup>
            <m:r>
              <w:rPr>
                <w:rFonts w:ascii="Cambria Math" w:hAnsi="Cambria Math"/>
                <w:sz w:val="26"/>
                <w:szCs w:val="26"/>
              </w:rPr>
              <m:t>robot</m:t>
            </m:r>
            <m:r>
              <w:rPr>
                <w:rFonts w:ascii="Cambria Math" w:hAnsi="Cambria Math"/>
                <w:sz w:val="26"/>
                <w:szCs w:val="26"/>
              </w:rPr>
              <m:t>,</m:t>
            </m:r>
            <m:r>
              <w:rPr>
                <w:rFonts w:ascii="Cambria Math" w:hAnsi="Cambria Math"/>
                <w:sz w:val="26"/>
                <w:szCs w:val="26"/>
              </w:rPr>
              <m:t>desired</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表示</w:t>
      </w:r>
      <w:r>
        <w:rPr>
          <w:sz w:val="26"/>
          <w:szCs w:val="26"/>
        </w:rPr>
        <w:t>Step</w:t>
      </w:r>
      <w:r>
        <w:rPr>
          <w:rFonts w:hint="eastAsia"/>
          <w:sz w:val="26"/>
          <w:szCs w:val="26"/>
        </w:rPr>
        <w:t>3</w:t>
      </w:r>
      <w:r>
        <w:rPr>
          <w:sz w:val="26"/>
          <w:szCs w:val="26"/>
        </w:rPr>
        <w:t>计算得到的第</w:t>
      </w:r>
      <m:oMath>
        <m:r>
          <w:rPr>
            <w:rFonts w:ascii="Cambria Math" w:hAnsi="Cambria Math"/>
            <w:sz w:val="26"/>
            <w:szCs w:val="26"/>
          </w:rPr>
          <m:t>i</m:t>
        </m:r>
      </m:oMath>
      <w:proofErr w:type="gramStart"/>
      <w:r>
        <w:rPr>
          <w:sz w:val="26"/>
          <w:szCs w:val="26"/>
        </w:rPr>
        <w:t>个</w:t>
      </w:r>
      <w:proofErr w:type="gramEnd"/>
      <w:r>
        <w:rPr>
          <w:sz w:val="26"/>
          <w:szCs w:val="26"/>
        </w:rPr>
        <w:t>接触点目标接触力，</w:t>
      </w:r>
      <m:oMath>
        <m:sSubSup>
          <m:sSubSupPr>
            <m:ctrlPr>
              <w:rPr>
                <w:rFonts w:ascii="Cambria Math" w:hAnsi="Cambria Math"/>
                <w:sz w:val="26"/>
                <w:szCs w:val="26"/>
              </w:rPr>
            </m:ctrlPr>
          </m:sSubSupPr>
          <m:e>
            <m:r>
              <w:rPr>
                <w:rFonts w:ascii="Cambria Math" w:hAnsi="Cambria Math"/>
                <w:sz w:val="26"/>
                <w:szCs w:val="26"/>
              </w:rPr>
              <m:t>f</m:t>
            </m:r>
          </m:e>
          <m:sub>
            <m:r>
              <w:rPr>
                <w:rFonts w:ascii="Cambria Math" w:hAnsi="Cambria Math"/>
                <w:sz w:val="26"/>
                <w:szCs w:val="26"/>
              </w:rPr>
              <m:t>i</m:t>
            </m:r>
          </m:sub>
          <m:sup>
            <m:r>
              <w:rPr>
                <w:rFonts w:ascii="Cambria Math" w:hAnsi="Cambria Math"/>
                <w:sz w:val="26"/>
                <w:szCs w:val="26"/>
              </w:rPr>
              <m:t>robot</m:t>
            </m:r>
            <m:r>
              <w:rPr>
                <w:rFonts w:ascii="Cambria Math" w:hAnsi="Cambria Math"/>
                <w:sz w:val="26"/>
                <w:szCs w:val="26"/>
              </w:rPr>
              <m:t>,</m:t>
            </m:r>
            <m:r>
              <w:rPr>
                <w:rFonts w:ascii="Cambria Math" w:hAnsi="Cambria Math"/>
                <w:sz w:val="26"/>
                <w:szCs w:val="26"/>
              </w:rPr>
              <m:t>measure</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表示由灵巧手触觉传感器或观测器获</w:t>
      </w:r>
      <w:r>
        <w:rPr>
          <w:sz w:val="26"/>
          <w:szCs w:val="26"/>
        </w:rPr>
        <w:t>得的该接触点实际接触力。</w:t>
      </w:r>
    </w:p>
    <w:p w:rsidR="003D5B5C" w:rsidRDefault="00FF38C1">
      <w:pPr>
        <w:spacing w:line="480" w:lineRule="atLeast"/>
        <w:ind w:firstLineChars="200" w:firstLine="520"/>
        <w:textAlignment w:val="center"/>
        <w:rPr>
          <w:sz w:val="26"/>
          <w:szCs w:val="26"/>
        </w:rPr>
      </w:pPr>
      <w:r>
        <w:rPr>
          <w:sz w:val="26"/>
          <w:szCs w:val="26"/>
        </w:rPr>
        <w:t>基于力跟踪误差，构造校正系数的自适应更新律：</w:t>
      </w:r>
    </w:p>
    <w:p w:rsidR="003D5B5C" w:rsidRDefault="00FF38C1">
      <w:pPr>
        <w:spacing w:line="480" w:lineRule="atLeast"/>
        <w:ind w:firstLineChars="200" w:firstLine="520"/>
        <w:textAlignment w:val="center"/>
        <w:rPr>
          <w:sz w:val="26"/>
          <w:szCs w:val="26"/>
        </w:rPr>
      </w:pPr>
      <m:oMathPara>
        <m:oMath>
          <m:r>
            <m:rPr>
              <m:sty m:val="p"/>
            </m:rPr>
            <w:rPr>
              <w:rFonts w:ascii="Cambria Math" w:hAnsi="Cambria Math"/>
              <w:sz w:val="26"/>
              <w:szCs w:val="26"/>
            </w:rPr>
            <m:t>Δ</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γ</m:t>
              </m:r>
            </m:e>
            <m:sub>
              <m:r>
                <w:rPr>
                  <w:rFonts w:ascii="Cambria Math" w:hAnsi="Cambria Math"/>
                  <w:sz w:val="26"/>
                  <w:szCs w:val="26"/>
                </w:rPr>
                <m:t>i</m:t>
              </m:r>
            </m:sub>
          </m:sSub>
          <m:r>
            <m:rPr>
              <m:nor/>
            </m:rPr>
            <w:rPr>
              <w:sz w:val="26"/>
              <w:szCs w:val="26"/>
            </w:rPr>
            <m:t> </m:t>
          </m:r>
          <m:sSub>
            <m:sSubPr>
              <m:ctrlPr>
                <w:rPr>
                  <w:rFonts w:ascii="Cambria Math" w:hAnsi="Cambria Math"/>
                  <w:sz w:val="26"/>
                  <w:szCs w:val="26"/>
                </w:rPr>
              </m:ctrlPr>
            </m:sSubPr>
            <m:e>
              <m:r>
                <w:rPr>
                  <w:rFonts w:ascii="Cambria Math" w:hAnsi="Cambria Math"/>
                  <w:sz w:val="26"/>
                  <w:szCs w:val="26"/>
                </w:rPr>
                <m:t>e</m:t>
              </m:r>
            </m:e>
            <m:sub>
              <m:r>
                <w:rPr>
                  <w:rFonts w:ascii="Cambria Math" w:hAnsi="Cambria Math"/>
                  <w:sz w:val="26"/>
                  <w:szCs w:val="26"/>
                </w:rPr>
                <m:t>f</m:t>
              </m:r>
              <m:r>
                <w:rPr>
                  <w:rFonts w:ascii="Cambria Math" w:hAnsi="Cambria Math"/>
                  <w:sz w:val="26"/>
                  <w:szCs w:val="26"/>
                </w:rPr>
                <m:t>,</m:t>
              </m:r>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r>
            <m:rPr>
              <m:nor/>
            </m:rPr>
            <w:rPr>
              <w:sz w:val="26"/>
              <w:szCs w:val="26"/>
            </w:rPr>
            <m:t> </m:t>
          </m:r>
          <m:r>
            <m:rPr>
              <m:sty m:val="p"/>
            </m:rPr>
            <w:rPr>
              <w:rFonts w:ascii="Cambria Math" w:hAnsi="Cambria Math"/>
              <w:sz w:val="26"/>
              <w:szCs w:val="26"/>
            </w:rPr>
            <m:t>∥</m:t>
          </m:r>
          <m:sSubSup>
            <m:sSubSupPr>
              <m:ctrlPr>
                <w:rPr>
                  <w:rFonts w:ascii="Cambria Math" w:hAnsi="Cambria Math"/>
                  <w:sz w:val="26"/>
                  <w:szCs w:val="26"/>
                </w:rPr>
              </m:ctrlPr>
            </m:sSubSupPr>
            <m:e>
              <m:r>
                <w:rPr>
                  <w:rFonts w:ascii="Cambria Math" w:hAnsi="Cambria Math"/>
                  <w:sz w:val="26"/>
                  <w:szCs w:val="26"/>
                </w:rPr>
                <m:t>f</m:t>
              </m:r>
            </m:e>
            <m:sub>
              <m:r>
                <w:rPr>
                  <w:rFonts w:ascii="Cambria Math" w:hAnsi="Cambria Math"/>
                  <w:sz w:val="26"/>
                  <w:szCs w:val="26"/>
                </w:rPr>
                <m:t>i</m:t>
              </m:r>
            </m:sub>
            <m:sup>
              <m:r>
                <w:rPr>
                  <w:rFonts w:ascii="Cambria Math" w:hAnsi="Cambria Math"/>
                  <w:sz w:val="26"/>
                  <w:szCs w:val="26"/>
                </w:rPr>
                <m:t>h</m:t>
              </m:r>
              <m:r>
                <w:rPr>
                  <w:rFonts w:ascii="Cambria Math" w:hAnsi="Cambria Math"/>
                  <w:sz w:val="26"/>
                  <w:szCs w:val="26"/>
                </w:rPr>
                <m:t>uman</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r>
            <m:rPr>
              <m:sty m:val="p"/>
            </m:rPr>
            <w:rPr>
              <w:rFonts w:ascii="Cambria Math" w:hAnsi="Cambria Math"/>
              <w:sz w:val="26"/>
              <w:szCs w:val="26"/>
            </w:rPr>
            <m:t>∥</m:t>
          </m:r>
        </m:oMath>
      </m:oMathPara>
    </w:p>
    <w:p w:rsidR="003D5B5C" w:rsidRDefault="00FF38C1">
      <w:pPr>
        <w:spacing w:line="480" w:lineRule="atLeast"/>
        <w:ind w:firstLineChars="200" w:firstLine="520"/>
        <w:textAlignment w:val="center"/>
        <w:rPr>
          <w:sz w:val="26"/>
          <w:szCs w:val="26"/>
        </w:rPr>
      </w:pPr>
      <w:r>
        <w:rPr>
          <w:sz w:val="26"/>
          <w:szCs w:val="26"/>
        </w:rPr>
        <w:t>其中，</w:t>
      </w:r>
      <m:oMath>
        <m:sSub>
          <m:sSubPr>
            <m:ctrlPr>
              <w:rPr>
                <w:rFonts w:ascii="Cambria Math" w:hAnsi="Cambria Math"/>
                <w:sz w:val="26"/>
                <w:szCs w:val="26"/>
              </w:rPr>
            </m:ctrlPr>
          </m:sSubPr>
          <m:e>
            <m:r>
              <w:rPr>
                <w:rFonts w:ascii="Cambria Math" w:hAnsi="Cambria Math"/>
                <w:sz w:val="26"/>
                <w:szCs w:val="26"/>
              </w:rPr>
              <m:t>γ</m:t>
            </m:r>
          </m:e>
          <m:sub>
            <m:r>
              <w:rPr>
                <w:rFonts w:ascii="Cambria Math" w:hAnsi="Cambria Math"/>
                <w:sz w:val="26"/>
                <w:szCs w:val="26"/>
              </w:rPr>
              <m:t>i</m:t>
            </m:r>
          </m:sub>
        </m:sSub>
      </m:oMath>
      <w:r>
        <w:rPr>
          <w:sz w:val="26"/>
          <w:szCs w:val="26"/>
        </w:rPr>
        <w:t>为第</w:t>
      </w:r>
      <m:oMath>
        <m:r>
          <w:rPr>
            <w:rFonts w:ascii="Cambria Math" w:hAnsi="Cambria Math"/>
            <w:sz w:val="26"/>
            <w:szCs w:val="26"/>
          </w:rPr>
          <m:t>i</m:t>
        </m:r>
      </m:oMath>
      <w:proofErr w:type="gramStart"/>
      <w:r>
        <w:rPr>
          <w:sz w:val="26"/>
          <w:szCs w:val="26"/>
        </w:rPr>
        <w:t>个</w:t>
      </w:r>
      <w:proofErr w:type="gramEnd"/>
      <w:r>
        <w:rPr>
          <w:sz w:val="26"/>
          <w:szCs w:val="26"/>
        </w:rPr>
        <w:t>接触点对应的自适应增益，</w:t>
      </w:r>
      <m:oMath>
        <m:r>
          <m:rPr>
            <m:sty m:val="p"/>
          </m:rPr>
          <w:rPr>
            <w:rFonts w:ascii="Cambria Math" w:hAnsi="Cambria Math"/>
            <w:sz w:val="26"/>
            <w:szCs w:val="26"/>
          </w:rPr>
          <m:t>∥</m:t>
        </m:r>
        <m:sSubSup>
          <m:sSubSupPr>
            <m:ctrlPr>
              <w:rPr>
                <w:rFonts w:ascii="Cambria Math" w:hAnsi="Cambria Math"/>
                <w:sz w:val="26"/>
                <w:szCs w:val="26"/>
              </w:rPr>
            </m:ctrlPr>
          </m:sSubSupPr>
          <m:e>
            <m:r>
              <w:rPr>
                <w:rFonts w:ascii="Cambria Math" w:hAnsi="Cambria Math"/>
                <w:sz w:val="26"/>
                <w:szCs w:val="26"/>
              </w:rPr>
              <m:t>f</m:t>
            </m:r>
          </m:e>
          <m:sub>
            <m:r>
              <w:rPr>
                <w:rFonts w:ascii="Cambria Math" w:hAnsi="Cambria Math"/>
                <w:sz w:val="26"/>
                <w:szCs w:val="26"/>
              </w:rPr>
              <m:t>i</m:t>
            </m:r>
          </m:sub>
          <m:sup>
            <m:r>
              <w:rPr>
                <w:rFonts w:ascii="Cambria Math" w:hAnsi="Cambria Math"/>
                <w:sz w:val="26"/>
                <w:szCs w:val="26"/>
              </w:rPr>
              <m:t>h</m:t>
            </m:r>
            <m:r>
              <w:rPr>
                <w:rFonts w:ascii="Cambria Math" w:hAnsi="Cambria Math"/>
                <w:sz w:val="26"/>
                <w:szCs w:val="26"/>
              </w:rPr>
              <m:t>uman</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r>
          <m:rPr>
            <m:sty m:val="p"/>
          </m:rPr>
          <w:rPr>
            <w:rFonts w:ascii="Cambria Math" w:hAnsi="Cambria Math"/>
            <w:sz w:val="26"/>
            <w:szCs w:val="26"/>
          </w:rPr>
          <m:t>∥</m:t>
        </m:r>
      </m:oMath>
      <w:r>
        <w:rPr>
          <w:sz w:val="26"/>
          <w:szCs w:val="26"/>
        </w:rPr>
        <w:t>为人手对应指尖接触力的模长</w:t>
      </w:r>
      <w:ins w:id="27" w:author="LYS-PC" w:date="2026-05-08T09:31:00Z">
        <w:r>
          <w:rPr>
            <w:sz w:val="26"/>
            <w:szCs w:val="26"/>
          </w:rPr>
          <w:t>，</w:t>
        </w:r>
        <m:oMath>
          <m:sSub>
            <m:sSubPr>
              <m:ctrlPr>
                <w:rPr>
                  <w:rFonts w:ascii="Cambria Math" w:hAnsi="Cambria Math"/>
                  <w:sz w:val="26"/>
                  <w:szCs w:val="26"/>
                </w:rPr>
              </m:ctrlPr>
            </m:sSubPr>
            <m:e>
              <m:r>
                <w:rPr>
                  <w:rFonts w:ascii="Cambria Math" w:hAnsi="Cambria Math"/>
                  <w:sz w:val="26"/>
                  <w:szCs w:val="26"/>
                </w:rPr>
                <m:t>e</m:t>
              </m:r>
            </m:e>
            <m:sub>
              <m:r>
                <w:rPr>
                  <w:rFonts w:ascii="Cambria Math" w:hAnsi="Cambria Math"/>
                  <w:sz w:val="26"/>
                  <w:szCs w:val="26"/>
                </w:rPr>
                <m:t>f</m:t>
              </m:r>
              <m:r>
                <w:rPr>
                  <w:rFonts w:ascii="Cambria Math" w:hAnsi="Cambria Math"/>
                  <w:sz w:val="26"/>
                  <w:szCs w:val="26"/>
                </w:rPr>
                <m:t>,</m:t>
              </m:r>
              <m:r>
                <w:rPr>
                  <w:rFonts w:ascii="Cambria Math" w:hAnsi="Cambria Math"/>
                  <w:sz w:val="26"/>
                  <w:szCs w:val="26"/>
                </w:rPr>
                <m:t>i</m:t>
              </m:r>
            </m:sub>
          </m:sSub>
          <m:d>
            <m:dPr>
              <m:ctrlPr>
                <w:rPr>
                  <w:rFonts w:ascii="Cambria Math" w:hAnsi="Cambria Math"/>
                  <w:i/>
                  <w:sz w:val="26"/>
                  <w:szCs w:val="26"/>
                </w:rPr>
              </m:ctrlPr>
            </m:dPr>
            <m:e>
              <m:r>
                <w:rPr>
                  <w:rFonts w:ascii="Cambria Math" w:hAnsi="Cambria Math"/>
                  <w:sz w:val="26"/>
                  <w:szCs w:val="26"/>
                </w:rPr>
                <m:t>t</m:t>
              </m:r>
            </m:e>
          </m:d>
        </m:oMath>
        <w:r>
          <w:rPr>
            <w:sz w:val="26"/>
            <w:szCs w:val="26"/>
          </w:rPr>
          <w:t>为</w:t>
        </w:r>
      </w:ins>
      <w:ins w:id="28" w:author="LYS-PC" w:date="2026-05-12T10:06:00Z">
        <w:r w:rsidRPr="00FF38C1">
          <w:rPr>
            <w:sz w:val="26"/>
            <w:szCs w:val="26"/>
          </w:rPr>
          <w:t>第</w:t>
        </w:r>
        <m:oMath>
          <m:r>
            <w:rPr>
              <w:rFonts w:ascii="Cambria Math" w:hAnsi="Cambria Math"/>
              <w:sz w:val="26"/>
              <w:szCs w:val="26"/>
            </w:rPr>
            <m:t xml:space="preserve"> </m:t>
          </m:r>
          <m:r>
            <w:rPr>
              <w:rFonts w:ascii="Cambria Math" w:hAnsi="Cambria Math"/>
              <w:sz w:val="26"/>
              <w:szCs w:val="26"/>
            </w:rPr>
            <m:t>i</m:t>
          </m:r>
        </m:oMath>
        <w:proofErr w:type="gramStart"/>
        <w:r w:rsidRPr="00FF38C1">
          <w:rPr>
            <w:sz w:val="26"/>
            <w:szCs w:val="26"/>
          </w:rPr>
          <w:t>个</w:t>
        </w:r>
        <w:proofErr w:type="gramEnd"/>
        <w:r w:rsidRPr="00FF38C1">
          <w:rPr>
            <w:sz w:val="26"/>
            <w:szCs w:val="26"/>
          </w:rPr>
          <w:t>接触点在时刻</w:t>
        </w:r>
        <w:r w:rsidRPr="00FF38C1">
          <w:rPr>
            <w:sz w:val="26"/>
            <w:szCs w:val="26"/>
          </w:rPr>
          <w:t xml:space="preserve"> </w:t>
        </w:r>
        <m:oMath>
          <m:r>
            <w:rPr>
              <w:rFonts w:ascii="Cambria Math" w:hAnsi="Cambria Math"/>
              <w:sz w:val="26"/>
              <w:szCs w:val="26"/>
            </w:rPr>
            <m:t>t</m:t>
          </m:r>
        </m:oMath>
        <w:r w:rsidRPr="00FF38C1">
          <w:rPr>
            <w:sz w:val="26"/>
            <w:szCs w:val="26"/>
          </w:rPr>
          <w:t>的力跟踪误差</w:t>
        </w:r>
      </w:ins>
      <w:r>
        <w:rPr>
          <w:sz w:val="26"/>
          <w:szCs w:val="26"/>
        </w:rPr>
        <w:t>。由此，第</w:t>
      </w:r>
      <m:oMath>
        <m:r>
          <w:rPr>
            <w:rFonts w:ascii="Cambria Math" w:hAnsi="Cambria Math"/>
            <w:sz w:val="26"/>
            <w:szCs w:val="26"/>
          </w:rPr>
          <m:t>i</m:t>
        </m:r>
      </m:oMath>
      <w:proofErr w:type="gramStart"/>
      <w:r>
        <w:rPr>
          <w:sz w:val="26"/>
          <w:szCs w:val="26"/>
        </w:rPr>
        <w:t>个</w:t>
      </w:r>
      <w:proofErr w:type="gramEnd"/>
      <w:r>
        <w:rPr>
          <w:sz w:val="26"/>
          <w:szCs w:val="26"/>
        </w:rPr>
        <w:t>接触点的在线修正后压力</w:t>
      </w:r>
      <w:r>
        <w:rPr>
          <w:rFonts w:hint="eastAsia"/>
          <w:sz w:val="26"/>
          <w:szCs w:val="26"/>
        </w:rPr>
        <w:t>-</w:t>
      </w:r>
      <w:r>
        <w:rPr>
          <w:sz w:val="26"/>
          <w:szCs w:val="26"/>
        </w:rPr>
        <w:t>力转换系数更新为：</w:t>
      </w:r>
    </w:p>
    <w:p w:rsidR="003D5B5C" w:rsidRDefault="00FF38C1">
      <w:pPr>
        <w:spacing w:line="480" w:lineRule="atLeast"/>
        <w:ind w:firstLineChars="200" w:firstLine="520"/>
        <w:textAlignment w:val="center"/>
        <w:rPr>
          <w:sz w:val="26"/>
          <w:szCs w:val="26"/>
        </w:rPr>
      </w:pPr>
      <m:oMathPara>
        <m:oMath>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i</m:t>
              </m:r>
              <m:r>
                <w:rPr>
                  <w:rFonts w:ascii="Cambria Math" w:hAnsi="Cambria Math"/>
                  <w:sz w:val="26"/>
                  <w:szCs w:val="26"/>
                </w:rPr>
                <m:t>,0</m:t>
              </m:r>
            </m:sub>
          </m:sSub>
          <m:r>
            <w:rPr>
              <w:rFonts w:ascii="Cambria Math" w:hAnsi="Cambria Math"/>
              <w:sz w:val="26"/>
              <w:szCs w:val="26"/>
            </w:rPr>
            <m:t>+</m:t>
          </m:r>
          <m:r>
            <m:rPr>
              <m:sty m:val="p"/>
            </m:rPr>
            <w:rPr>
              <w:rFonts w:ascii="Cambria Math" w:hAnsi="Cambria Math"/>
              <w:sz w:val="26"/>
              <w:szCs w:val="26"/>
            </w:rPr>
            <m:t>Δ</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m:oMathPara>
    </w:p>
    <w:p w:rsidR="003D5B5C" w:rsidRDefault="00FF38C1">
      <w:pPr>
        <w:spacing w:line="480" w:lineRule="atLeast"/>
        <w:ind w:firstLineChars="200" w:firstLine="520"/>
        <w:textAlignment w:val="center"/>
        <w:rPr>
          <w:sz w:val="26"/>
          <w:szCs w:val="26"/>
        </w:rPr>
      </w:pPr>
      <w:r>
        <w:rPr>
          <w:sz w:val="26"/>
          <w:szCs w:val="26"/>
        </w:rPr>
        <w:t>其中，</w:t>
      </w:r>
      <m:oMath>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i</m:t>
            </m:r>
            <m:r>
              <w:rPr>
                <w:rFonts w:ascii="Cambria Math" w:hAnsi="Cambria Math"/>
                <w:sz w:val="26"/>
                <w:szCs w:val="26"/>
              </w:rPr>
              <m:t>,0</m:t>
            </m:r>
          </m:sub>
        </m:sSub>
      </m:oMath>
      <w:r>
        <w:rPr>
          <w:sz w:val="26"/>
          <w:szCs w:val="26"/>
        </w:rPr>
        <w:t>为离线标定得到的初始校正系数。</w:t>
      </w:r>
    </w:p>
    <w:p w:rsidR="003D5B5C" w:rsidRDefault="00FF38C1">
      <w:pPr>
        <w:spacing w:line="480" w:lineRule="atLeast"/>
        <w:ind w:firstLineChars="200" w:firstLine="520"/>
        <w:textAlignment w:val="center"/>
        <w:rPr>
          <w:sz w:val="26"/>
          <w:szCs w:val="26"/>
        </w:rPr>
      </w:pPr>
      <w:r>
        <w:rPr>
          <w:sz w:val="26"/>
          <w:szCs w:val="26"/>
        </w:rPr>
        <w:t>在引入上述在线校准后，</w:t>
      </w:r>
      <w:r>
        <w:rPr>
          <w:rFonts w:hint="eastAsia"/>
          <w:sz w:val="26"/>
          <w:szCs w:val="26"/>
        </w:rPr>
        <w:t>Step3</w:t>
      </w:r>
      <w:r>
        <w:rPr>
          <w:sz w:val="26"/>
          <w:szCs w:val="26"/>
        </w:rPr>
        <w:t>中第</w:t>
      </w:r>
      <m:oMath>
        <m:r>
          <w:rPr>
            <w:rFonts w:ascii="Cambria Math" w:hAnsi="Cambria Math"/>
            <w:sz w:val="26"/>
            <w:szCs w:val="26"/>
          </w:rPr>
          <m:t>i</m:t>
        </m:r>
      </m:oMath>
      <w:proofErr w:type="gramStart"/>
      <w:r>
        <w:rPr>
          <w:sz w:val="26"/>
          <w:szCs w:val="26"/>
        </w:rPr>
        <w:t>个</w:t>
      </w:r>
      <w:proofErr w:type="gramEnd"/>
      <w:r>
        <w:rPr>
          <w:sz w:val="26"/>
          <w:szCs w:val="26"/>
        </w:rPr>
        <w:t>灵巧手指尖的目标接触力更新为：</w:t>
      </w:r>
    </w:p>
    <w:p w:rsidR="003D5B5C" w:rsidRDefault="00FF38C1">
      <w:pPr>
        <w:spacing w:line="480" w:lineRule="atLeast"/>
        <w:ind w:firstLineChars="200" w:firstLine="520"/>
        <w:textAlignment w:val="center"/>
        <w:rPr>
          <w:sz w:val="26"/>
          <w:szCs w:val="26"/>
        </w:rPr>
      </w:pPr>
      <m:oMathPara>
        <m:oMath>
          <m:sSubSup>
            <m:sSubSupPr>
              <m:ctrlPr>
                <w:rPr>
                  <w:rFonts w:ascii="Cambria Math" w:hAnsi="Cambria Math"/>
                  <w:sz w:val="26"/>
                  <w:szCs w:val="26"/>
                </w:rPr>
              </m:ctrlPr>
            </m:sSubSupPr>
            <m:e>
              <m:r>
                <w:rPr>
                  <w:rFonts w:ascii="Cambria Math" w:hAnsi="Cambria Math"/>
                  <w:sz w:val="26"/>
                  <w:szCs w:val="26"/>
                </w:rPr>
                <m:t>f</m:t>
              </m:r>
            </m:e>
            <m:sub>
              <m:r>
                <w:rPr>
                  <w:rFonts w:ascii="Cambria Math" w:hAnsi="Cambria Math"/>
                  <w:sz w:val="26"/>
                  <w:szCs w:val="26"/>
                </w:rPr>
                <m:t>i</m:t>
              </m:r>
            </m:sub>
            <m:sup>
              <m:r>
                <w:rPr>
                  <w:rFonts w:ascii="Cambria Math" w:hAnsi="Cambria Math"/>
                  <w:sz w:val="26"/>
                  <w:szCs w:val="26"/>
                </w:rPr>
                <m:t>robot</m:t>
              </m:r>
              <m:r>
                <w:rPr>
                  <w:rFonts w:ascii="Cambria Math" w:hAnsi="Cambria Math"/>
                  <w:sz w:val="26"/>
                  <w:szCs w:val="26"/>
                </w:rPr>
                <m:t>,</m:t>
              </m:r>
              <m:r>
                <w:rPr>
                  <w:rFonts w:ascii="Cambria Math" w:hAnsi="Cambria Math"/>
                  <w:sz w:val="26"/>
                  <w:szCs w:val="26"/>
                </w:rPr>
                <m:t>desired</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r>
            <m:rPr>
              <m:nor/>
            </m:rPr>
            <w:rPr>
              <w:sz w:val="26"/>
              <w:szCs w:val="26"/>
            </w:rPr>
            <m:t> </m:t>
          </m:r>
          <m:sSub>
            <m:sSubPr>
              <m:ctrlPr>
                <w:rPr>
                  <w:rFonts w:ascii="Cambria Math" w:hAnsi="Cambria Math"/>
                  <w:sz w:val="26"/>
                  <w:szCs w:val="26"/>
                </w:rPr>
              </m:ctrlPr>
            </m:sSubPr>
            <m:e>
              <m:r>
                <w:rPr>
                  <w:rFonts w:ascii="Cambria Math" w:hAnsi="Cambria Math"/>
                  <w:sz w:val="26"/>
                  <w:szCs w:val="26"/>
                </w:rPr>
                <m:t>α</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r>
            <m:rPr>
              <m:nor/>
            </m:rPr>
            <w:rPr>
              <w:sz w:val="26"/>
              <w:szCs w:val="26"/>
            </w:rPr>
            <m:t> </m:t>
          </m:r>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required</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r>
            <m:rPr>
              <m:sty m:val="p"/>
            </m:rPr>
            <w:rPr>
              <w:rFonts w:ascii="Cambria Math" w:hAnsi="Cambria Math"/>
              <w:sz w:val="26"/>
              <w:szCs w:val="26"/>
            </w:rPr>
            <m:t>∥</m:t>
          </m:r>
          <m:r>
            <m:rPr>
              <m:nor/>
            </m:rPr>
            <w:rPr>
              <w:sz w:val="26"/>
              <w:szCs w:val="26"/>
            </w:rPr>
            <m:t> </m:t>
          </m:r>
          <m:sSub>
            <m:sSubPr>
              <m:ctrlPr>
                <w:rPr>
                  <w:rFonts w:ascii="Cambria Math" w:hAnsi="Cambria Math"/>
                  <w:sz w:val="26"/>
                  <w:szCs w:val="26"/>
                </w:rPr>
              </m:ctrlPr>
            </m:sSubPr>
            <m:e>
              <m:r>
                <w:rPr>
                  <w:rFonts w:ascii="Cambria Math" w:hAnsi="Cambria Math"/>
                  <w:sz w:val="26"/>
                  <w:szCs w:val="26"/>
                </w:rPr>
                <m:t>n</m:t>
              </m:r>
            </m:e>
            <m:sub>
              <m:r>
                <w:rPr>
                  <w:rFonts w:ascii="Cambria Math" w:hAnsi="Cambria Math"/>
                  <w:sz w:val="26"/>
                  <w:szCs w:val="26"/>
                </w:rPr>
                <m:t>i</m:t>
              </m:r>
            </m:sub>
          </m:sSub>
        </m:oMath>
      </m:oMathPara>
    </w:p>
    <w:p w:rsidR="003D5B5C" w:rsidRDefault="00FF38C1">
      <w:pPr>
        <w:spacing w:line="480" w:lineRule="atLeast"/>
        <w:ind w:firstLineChars="200" w:firstLine="520"/>
        <w:textAlignment w:val="center"/>
        <w:rPr>
          <w:sz w:val="26"/>
          <w:szCs w:val="26"/>
        </w:rPr>
      </w:pPr>
      <w:r>
        <w:rPr>
          <w:sz w:val="26"/>
          <w:szCs w:val="26"/>
        </w:rPr>
        <w:t>或等价写为：</w:t>
      </w:r>
    </w:p>
    <w:p w:rsidR="003D5B5C" w:rsidRDefault="00FF38C1">
      <w:pPr>
        <w:spacing w:line="480" w:lineRule="atLeast"/>
        <w:ind w:firstLineChars="200" w:firstLine="520"/>
        <w:textAlignment w:val="center"/>
        <w:rPr>
          <w:sz w:val="26"/>
          <w:szCs w:val="26"/>
        </w:rPr>
      </w:pPr>
      <m:oMathPara>
        <m:oMath>
          <m:sSubSup>
            <m:sSubSupPr>
              <m:ctrlPr>
                <w:rPr>
                  <w:rFonts w:ascii="Cambria Math" w:hAnsi="Cambria Math"/>
                  <w:sz w:val="26"/>
                  <w:szCs w:val="26"/>
                </w:rPr>
              </m:ctrlPr>
            </m:sSubSupPr>
            <m:e>
              <m:r>
                <w:rPr>
                  <w:rFonts w:ascii="Cambria Math" w:hAnsi="Cambria Math"/>
                  <w:sz w:val="26"/>
                  <w:szCs w:val="26"/>
                </w:rPr>
                <m:t>f</m:t>
              </m:r>
            </m:e>
            <m:sub>
              <m:r>
                <w:rPr>
                  <w:rFonts w:ascii="Cambria Math" w:hAnsi="Cambria Math"/>
                  <w:sz w:val="26"/>
                  <w:szCs w:val="26"/>
                </w:rPr>
                <m:t>i</m:t>
              </m:r>
            </m:sub>
            <m:sup>
              <m:r>
                <w:rPr>
                  <w:rFonts w:ascii="Cambria Math" w:hAnsi="Cambria Math"/>
                  <w:sz w:val="26"/>
                  <w:szCs w:val="26"/>
                </w:rPr>
                <m:t>robot</m:t>
              </m:r>
              <m:r>
                <w:rPr>
                  <w:rFonts w:ascii="Cambria Math" w:hAnsi="Cambria Math"/>
                  <w:sz w:val="26"/>
                  <w:szCs w:val="26"/>
                </w:rPr>
                <m:t>,</m:t>
              </m:r>
              <m:r>
                <w:rPr>
                  <w:rFonts w:ascii="Cambria Math" w:hAnsi="Cambria Math"/>
                  <w:sz w:val="26"/>
                  <w:szCs w:val="26"/>
                </w:rPr>
                <m:t>desired</m:t>
              </m:r>
            </m:sup>
          </m:sSubSup>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i</m:t>
              </m:r>
              <m:r>
                <w:rPr>
                  <w:rFonts w:ascii="Cambria Math" w:hAnsi="Cambria Math"/>
                  <w:sz w:val="26"/>
                  <w:szCs w:val="26"/>
                </w:rPr>
                <m:t>,0</m:t>
              </m:r>
            </m:sub>
          </m:sSub>
          <m:r>
            <w:rPr>
              <w:rFonts w:ascii="Cambria Math" w:hAnsi="Cambria Math"/>
              <w:sz w:val="26"/>
              <w:szCs w:val="26"/>
            </w:rPr>
            <m:t>+</m:t>
          </m:r>
          <m:r>
            <m:rPr>
              <m:sty m:val="p"/>
            </m:rPr>
            <w:rPr>
              <w:rFonts w:ascii="Cambria Math" w:hAnsi="Cambria Math"/>
              <w:sz w:val="26"/>
              <w:szCs w:val="26"/>
            </w:rPr>
            <m:t>Δ</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r>
            <m:rPr>
              <m:nor/>
            </m:rPr>
            <w:rPr>
              <w:sz w:val="26"/>
              <w:szCs w:val="26"/>
            </w:rPr>
            <m:t> </m:t>
          </m:r>
          <m:sSub>
            <m:sSubPr>
              <m:ctrlPr>
                <w:rPr>
                  <w:rFonts w:ascii="Cambria Math" w:hAnsi="Cambria Math"/>
                  <w:sz w:val="26"/>
                  <w:szCs w:val="26"/>
                </w:rPr>
              </m:ctrlPr>
            </m:sSubPr>
            <m:e>
              <m:r>
                <w:rPr>
                  <w:rFonts w:ascii="Cambria Math" w:hAnsi="Cambria Math"/>
                  <w:sz w:val="26"/>
                  <w:szCs w:val="26"/>
                </w:rPr>
                <m:t>α</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r>
            <m:rPr>
              <m:nor/>
            </m:rPr>
            <w:rPr>
              <w:sz w:val="26"/>
              <w:szCs w:val="26"/>
            </w:rPr>
            <m:t> </m:t>
          </m:r>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required</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r>
            <m:rPr>
              <m:sty m:val="p"/>
            </m:rPr>
            <w:rPr>
              <w:rFonts w:ascii="Cambria Math" w:hAnsi="Cambria Math"/>
              <w:sz w:val="26"/>
              <w:szCs w:val="26"/>
            </w:rPr>
            <m:t>∥</m:t>
          </m:r>
          <m:r>
            <m:rPr>
              <m:nor/>
            </m:rPr>
            <w:rPr>
              <w:sz w:val="26"/>
              <w:szCs w:val="26"/>
            </w:rPr>
            <m:t> </m:t>
          </m:r>
          <m:sSub>
            <m:sSubPr>
              <m:ctrlPr>
                <w:rPr>
                  <w:rFonts w:ascii="Cambria Math" w:hAnsi="Cambria Math"/>
                  <w:sz w:val="26"/>
                  <w:szCs w:val="26"/>
                </w:rPr>
              </m:ctrlPr>
            </m:sSubPr>
            <m:e>
              <m:r>
                <w:rPr>
                  <w:rFonts w:ascii="Cambria Math" w:hAnsi="Cambria Math"/>
                  <w:sz w:val="26"/>
                  <w:szCs w:val="26"/>
                </w:rPr>
                <m:t>n</m:t>
              </m:r>
            </m:e>
            <m:sub>
              <m:r>
                <w:rPr>
                  <w:rFonts w:ascii="Cambria Math" w:hAnsi="Cambria Math"/>
                  <w:sz w:val="26"/>
                  <w:szCs w:val="26"/>
                </w:rPr>
                <m:t>i</m:t>
              </m:r>
            </m:sub>
          </m:sSub>
        </m:oMath>
      </m:oMathPara>
    </w:p>
    <w:p w:rsidR="003D5B5C" w:rsidRDefault="00FF38C1">
      <w:pPr>
        <w:spacing w:line="480" w:lineRule="atLeast"/>
        <w:ind w:firstLineChars="200" w:firstLine="520"/>
        <w:textAlignment w:val="center"/>
        <w:rPr>
          <w:sz w:val="26"/>
          <w:szCs w:val="26"/>
        </w:rPr>
      </w:pPr>
      <w:r>
        <w:rPr>
          <w:sz w:val="26"/>
          <w:szCs w:val="26"/>
        </w:rPr>
        <w:t>其中，</w:t>
      </w:r>
      <m:oMath>
        <m:sSub>
          <m:sSubPr>
            <m:ctrlPr>
              <w:rPr>
                <w:rFonts w:ascii="Cambria Math" w:hAnsi="Cambria Math"/>
                <w:sz w:val="26"/>
                <w:szCs w:val="26"/>
              </w:rPr>
            </m:ctrlPr>
          </m:sSubPr>
          <m:e>
            <m:r>
              <w:rPr>
                <w:rFonts w:ascii="Cambria Math" w:hAnsi="Cambria Math"/>
                <w:sz w:val="26"/>
                <w:szCs w:val="26"/>
              </w:rPr>
              <m:t>α</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为由人手示教提取的第</w:t>
      </w:r>
      <m:oMath>
        <m:r>
          <w:rPr>
            <w:rFonts w:ascii="Cambria Math" w:hAnsi="Cambria Math"/>
            <w:sz w:val="26"/>
            <w:szCs w:val="26"/>
          </w:rPr>
          <m:t>i</m:t>
        </m:r>
      </m:oMath>
      <w:r>
        <w:rPr>
          <w:sz w:val="26"/>
          <w:szCs w:val="26"/>
        </w:rPr>
        <w:t>指接触力分配比例，</w:t>
      </w:r>
      <m:oMath>
        <m:sSub>
          <m:sSubPr>
            <m:ctrlPr>
              <w:rPr>
                <w:rFonts w:ascii="Cambria Math" w:hAnsi="Cambria Math"/>
                <w:sz w:val="26"/>
                <w:szCs w:val="26"/>
              </w:rPr>
            </m:ctrlPr>
          </m:sSubPr>
          <m:e>
            <m:r>
              <w:rPr>
                <w:rFonts w:ascii="Cambria Math" w:hAnsi="Cambria Math"/>
                <w:sz w:val="26"/>
                <w:szCs w:val="26"/>
              </w:rPr>
              <m:t>n</m:t>
            </m:r>
          </m:e>
          <m:sub>
            <m:r>
              <w:rPr>
                <w:rFonts w:ascii="Cambria Math" w:hAnsi="Cambria Math"/>
                <w:sz w:val="26"/>
                <w:szCs w:val="26"/>
              </w:rPr>
              <m:t>i</m:t>
            </m:r>
          </m:sub>
        </m:sSub>
      </m:oMath>
      <w:r>
        <w:rPr>
          <w:sz w:val="26"/>
          <w:szCs w:val="26"/>
        </w:rPr>
        <w:t>为第</w:t>
      </w:r>
      <m:oMath>
        <m:r>
          <w:rPr>
            <w:rFonts w:ascii="Cambria Math" w:hAnsi="Cambria Math"/>
            <w:sz w:val="26"/>
            <w:szCs w:val="26"/>
          </w:rPr>
          <m:t>i</m:t>
        </m:r>
      </m:oMath>
      <w:proofErr w:type="gramStart"/>
      <w:r>
        <w:rPr>
          <w:sz w:val="26"/>
          <w:szCs w:val="26"/>
        </w:rPr>
        <w:t>个</w:t>
      </w:r>
      <w:proofErr w:type="gramEnd"/>
      <w:r>
        <w:rPr>
          <w:sz w:val="26"/>
          <w:szCs w:val="26"/>
        </w:rPr>
        <w:t>灵巧手指尖接触面的法向单位向量，</w:t>
      </w:r>
      <m:oMath>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required</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r>
          <m:rPr>
            <m:sty m:val="p"/>
          </m:rPr>
          <w:rPr>
            <w:rFonts w:ascii="Cambria Math" w:hAnsi="Cambria Math"/>
            <w:sz w:val="26"/>
            <w:szCs w:val="26"/>
          </w:rPr>
          <m:t>∥</m:t>
        </m:r>
      </m:oMath>
      <w:r>
        <w:rPr>
          <w:sz w:val="26"/>
          <w:szCs w:val="26"/>
        </w:rPr>
        <w:t>为当前时刻完成目标操控任务所需合力旋量的模长。由此可见，</w:t>
      </w:r>
      <w:r>
        <w:rPr>
          <w:sz w:val="26"/>
          <w:szCs w:val="26"/>
        </w:rPr>
        <w:t>S</w:t>
      </w:r>
      <w:r>
        <w:rPr>
          <w:rFonts w:hint="eastAsia"/>
          <w:sz w:val="26"/>
          <w:szCs w:val="26"/>
        </w:rPr>
        <w:t>tep4</w:t>
      </w:r>
      <w:r>
        <w:rPr>
          <w:sz w:val="26"/>
          <w:szCs w:val="26"/>
        </w:rPr>
        <w:t>得到的在线修正量</w:t>
      </w:r>
      <m:oMath>
        <m:r>
          <m:rPr>
            <m:sty m:val="p"/>
          </m:rPr>
          <w:rPr>
            <w:rFonts w:ascii="Cambria Math" w:hAnsi="Cambria Math"/>
            <w:sz w:val="26"/>
            <w:szCs w:val="26"/>
          </w:rPr>
          <m:t>Δ</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将直接回代至</w:t>
      </w:r>
      <w:r>
        <w:rPr>
          <w:rFonts w:hint="eastAsia"/>
          <w:sz w:val="26"/>
          <w:szCs w:val="26"/>
        </w:rPr>
        <w:t>Step3</w:t>
      </w:r>
      <w:r>
        <w:rPr>
          <w:sz w:val="26"/>
          <w:szCs w:val="26"/>
        </w:rPr>
        <w:t>的目标接触力计算公式中，从而实现对力映射误差的实时补偿。</w:t>
      </w:r>
    </w:p>
    <w:p w:rsidR="003D5B5C" w:rsidRDefault="00FF38C1">
      <w:pPr>
        <w:spacing w:line="480" w:lineRule="atLeast"/>
        <w:ind w:firstLineChars="200" w:firstLine="520"/>
        <w:textAlignment w:val="center"/>
        <w:rPr>
          <w:sz w:val="26"/>
          <w:szCs w:val="26"/>
        </w:rPr>
      </w:pPr>
      <w:r>
        <w:rPr>
          <w:sz w:val="26"/>
          <w:szCs w:val="26"/>
        </w:rPr>
        <w:t>在一种优选实施方式中，还可同时对阻抗参数进行在线更新。例如，可定义阻抗刚度参数的自适应更新形式为：</w:t>
      </w:r>
    </w:p>
    <w:p w:rsidR="003D5B5C" w:rsidRDefault="00FF38C1">
      <w:pPr>
        <w:spacing w:line="480" w:lineRule="atLeast"/>
        <w:ind w:firstLineChars="200" w:firstLine="520"/>
        <w:textAlignment w:val="center"/>
        <w:rPr>
          <w:sz w:val="26"/>
          <w:szCs w:val="26"/>
        </w:rPr>
      </w:pPr>
      <m:oMathPara>
        <m:oMath>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imp</m:t>
              </m:r>
              <m:r>
                <w:rPr>
                  <w:rFonts w:ascii="Cambria Math" w:hAnsi="Cambria Math"/>
                  <w:sz w:val="26"/>
                  <w:szCs w:val="26"/>
                </w:rPr>
                <m:t>,</m:t>
              </m:r>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imp</m:t>
              </m:r>
              <m:r>
                <w:rPr>
                  <w:rFonts w:ascii="Cambria Math" w:hAnsi="Cambria Math"/>
                  <w:sz w:val="26"/>
                  <w:szCs w:val="26"/>
                </w:rPr>
                <m:t>,</m:t>
              </m:r>
              <m:r>
                <w:rPr>
                  <w:rFonts w:ascii="Cambria Math" w:hAnsi="Cambria Math"/>
                  <w:sz w:val="26"/>
                  <w:szCs w:val="26"/>
                </w:rPr>
                <m:t>i</m:t>
              </m:r>
              <m:r>
                <w:rPr>
                  <w:rFonts w:ascii="Cambria Math" w:hAnsi="Cambria Math"/>
                  <w:sz w:val="26"/>
                  <w:szCs w:val="26"/>
                </w:rPr>
                <m:t>,0</m:t>
              </m:r>
            </m:sub>
          </m:sSub>
          <m:r>
            <w:rPr>
              <w:rFonts w:ascii="Cambria Math" w:hAnsi="Cambria Math"/>
              <w:sz w:val="26"/>
              <w:szCs w:val="26"/>
            </w:rPr>
            <m:t>+</m:t>
          </m:r>
          <m:sSub>
            <m:sSubPr>
              <m:ctrlPr>
                <w:rPr>
                  <w:rFonts w:ascii="Cambria Math" w:hAnsi="Cambria Math"/>
                  <w:sz w:val="26"/>
                  <w:szCs w:val="26"/>
                </w:rPr>
              </m:ctrlPr>
            </m:sSubPr>
            <m:e>
              <m:r>
                <m:rPr>
                  <m:sty m:val="p"/>
                </m:rPr>
                <w:rPr>
                  <w:rFonts w:ascii="Cambria Math" w:hAnsi="Cambria Math"/>
                  <w:sz w:val="26"/>
                  <w:szCs w:val="26"/>
                </w:rPr>
                <m:t>Λ</m:t>
              </m:r>
            </m:e>
            <m:sub>
              <m:r>
                <w:rPr>
                  <w:rFonts w:ascii="Cambria Math" w:hAnsi="Cambria Math"/>
                  <w:sz w:val="26"/>
                  <w:szCs w:val="26"/>
                </w:rPr>
                <m:t>i</m:t>
              </m:r>
            </m:sub>
          </m:sSub>
          <m:r>
            <m:rPr>
              <m:nor/>
            </m:rPr>
            <w:rPr>
              <w:sz w:val="26"/>
              <w:szCs w:val="26"/>
            </w:rPr>
            <m:t> </m:t>
          </m:r>
          <m:sSub>
            <m:sSubPr>
              <m:ctrlPr>
                <w:rPr>
                  <w:rFonts w:ascii="Cambria Math" w:hAnsi="Cambria Math"/>
                  <w:sz w:val="26"/>
                  <w:szCs w:val="26"/>
                </w:rPr>
              </m:ctrlPr>
            </m:sSubPr>
            <m:e>
              <m:r>
                <w:rPr>
                  <w:rFonts w:ascii="Cambria Math" w:hAnsi="Cambria Math"/>
                  <w:sz w:val="26"/>
                  <w:szCs w:val="26"/>
                </w:rPr>
                <m:t>e</m:t>
              </m:r>
            </m:e>
            <m:sub>
              <m:r>
                <w:rPr>
                  <w:rFonts w:ascii="Cambria Math" w:hAnsi="Cambria Math"/>
                  <w:sz w:val="26"/>
                  <w:szCs w:val="26"/>
                </w:rPr>
                <m:t>f</m:t>
              </m:r>
              <m:r>
                <w:rPr>
                  <w:rFonts w:ascii="Cambria Math" w:hAnsi="Cambria Math"/>
                  <w:sz w:val="26"/>
                  <w:szCs w:val="26"/>
                </w:rPr>
                <m:t>,</m:t>
              </m:r>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m:oMathPara>
    </w:p>
    <w:p w:rsidR="003D5B5C" w:rsidRDefault="00FF38C1">
      <w:pPr>
        <w:spacing w:line="480" w:lineRule="atLeast"/>
        <w:ind w:firstLineChars="200" w:firstLine="520"/>
        <w:textAlignment w:val="center"/>
        <w:rPr>
          <w:sz w:val="26"/>
          <w:szCs w:val="26"/>
        </w:rPr>
      </w:pPr>
      <w:r>
        <w:rPr>
          <w:sz w:val="26"/>
          <w:szCs w:val="26"/>
        </w:rPr>
        <w:t>其中，</w:t>
      </w:r>
      <m:oMath>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imp</m:t>
            </m:r>
            <m:r>
              <w:rPr>
                <w:rFonts w:ascii="Cambria Math" w:hAnsi="Cambria Math"/>
                <w:sz w:val="26"/>
                <w:szCs w:val="26"/>
              </w:rPr>
              <m:t>,</m:t>
            </m:r>
            <m:r>
              <w:rPr>
                <w:rFonts w:ascii="Cambria Math" w:hAnsi="Cambria Math"/>
                <w:sz w:val="26"/>
                <w:szCs w:val="26"/>
              </w:rPr>
              <m:t>i</m:t>
            </m:r>
            <m:r>
              <w:rPr>
                <w:rFonts w:ascii="Cambria Math" w:hAnsi="Cambria Math"/>
                <w:sz w:val="26"/>
                <w:szCs w:val="26"/>
              </w:rPr>
              <m:t>,0</m:t>
            </m:r>
          </m:sub>
        </m:sSub>
      </m:oMath>
      <w:r>
        <w:rPr>
          <w:sz w:val="26"/>
          <w:szCs w:val="26"/>
        </w:rPr>
        <w:t>为初始阻抗参数，</w:t>
      </w:r>
      <m:oMath>
        <m:sSub>
          <m:sSubPr>
            <m:ctrlPr>
              <w:rPr>
                <w:rFonts w:ascii="Cambria Math" w:hAnsi="Cambria Math"/>
                <w:sz w:val="26"/>
                <w:szCs w:val="26"/>
              </w:rPr>
            </m:ctrlPr>
          </m:sSubPr>
          <m:e>
            <m:r>
              <m:rPr>
                <m:sty m:val="p"/>
              </m:rPr>
              <w:rPr>
                <w:rFonts w:ascii="Cambria Math" w:hAnsi="Cambria Math"/>
                <w:sz w:val="26"/>
                <w:szCs w:val="26"/>
              </w:rPr>
              <m:t>Λ</m:t>
            </m:r>
          </m:e>
          <m:sub>
            <m:r>
              <w:rPr>
                <w:rFonts w:ascii="Cambria Math" w:hAnsi="Cambria Math"/>
                <w:sz w:val="26"/>
                <w:szCs w:val="26"/>
              </w:rPr>
              <m:t>i</m:t>
            </m:r>
          </m:sub>
        </m:sSub>
      </m:oMath>
      <w:r>
        <w:rPr>
          <w:sz w:val="26"/>
          <w:szCs w:val="26"/>
        </w:rPr>
        <w:t>为阻</w:t>
      </w:r>
      <w:r>
        <w:rPr>
          <w:sz w:val="26"/>
          <w:szCs w:val="26"/>
        </w:rPr>
        <w:t>抗参数更新增益。更新后的</w:t>
      </w:r>
      <m:oMath>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imp</m:t>
            </m:r>
            <m:r>
              <w:rPr>
                <w:rFonts w:ascii="Cambria Math" w:hAnsi="Cambria Math"/>
                <w:sz w:val="26"/>
                <w:szCs w:val="26"/>
              </w:rPr>
              <m:t>,</m:t>
            </m:r>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t</m:t>
        </m:r>
        <m:r>
          <w:rPr>
            <w:rFonts w:ascii="Cambria Math" w:hAnsi="Cambria Math"/>
            <w:sz w:val="26"/>
            <w:szCs w:val="26"/>
          </w:rPr>
          <m:t>)</m:t>
        </m:r>
      </m:oMath>
      <w:r>
        <w:rPr>
          <w:sz w:val="26"/>
          <w:szCs w:val="26"/>
        </w:rPr>
        <w:t>可回代至阻抗控制律或导纳控制律中，以进一步调节接触过程中的柔顺性和稳定性。</w:t>
      </w:r>
    </w:p>
    <w:p w:rsidR="003D5B5C" w:rsidRDefault="00FF38C1">
      <w:pPr>
        <w:spacing w:line="480" w:lineRule="atLeast"/>
        <w:ind w:firstLineChars="200" w:firstLine="520"/>
        <w:textAlignment w:val="center"/>
        <w:rPr>
          <w:sz w:val="26"/>
          <w:szCs w:val="26"/>
        </w:rPr>
      </w:pPr>
      <w:r>
        <w:rPr>
          <w:sz w:val="26"/>
          <w:szCs w:val="26"/>
        </w:rPr>
        <w:t>通过上述在线自适应校准机制，本方法能够在不增加额外训练数据的情况下，使执行初期存在的力映射偏差在若干控制周期内逐步收敛，进而实现从离线开环映射到在线闭环自适应修正的升级，提高接触力复现精度、</w:t>
      </w:r>
      <w:proofErr w:type="gramStart"/>
      <w:r>
        <w:rPr>
          <w:sz w:val="26"/>
          <w:szCs w:val="26"/>
        </w:rPr>
        <w:t>抓持稳定性</w:t>
      </w:r>
      <w:proofErr w:type="gramEnd"/>
      <w:r>
        <w:rPr>
          <w:sz w:val="26"/>
          <w:szCs w:val="26"/>
        </w:rPr>
        <w:t>和跨平台执行鲁棒性。</w:t>
      </w:r>
    </w:p>
    <w:p w:rsidR="003D5B5C" w:rsidRDefault="00FF38C1">
      <w:pPr>
        <w:spacing w:line="480" w:lineRule="atLeast"/>
        <w:ind w:firstLineChars="200" w:firstLine="520"/>
        <w:textAlignment w:val="center"/>
        <w:rPr>
          <w:sz w:val="26"/>
          <w:szCs w:val="26"/>
        </w:rPr>
      </w:pPr>
      <w:r>
        <w:rPr>
          <w:rFonts w:hint="eastAsia"/>
          <w:sz w:val="26"/>
          <w:szCs w:val="26"/>
        </w:rPr>
        <w:lastRenderedPageBreak/>
        <w:t>与现有的</w:t>
      </w:r>
      <w:proofErr w:type="gramStart"/>
      <w:r>
        <w:rPr>
          <w:rFonts w:hint="eastAsia"/>
          <w:sz w:val="26"/>
          <w:szCs w:val="26"/>
        </w:rPr>
        <w:t>遥操作直采方案</w:t>
      </w:r>
      <w:proofErr w:type="gramEnd"/>
      <w:r>
        <w:rPr>
          <w:rFonts w:hint="eastAsia"/>
          <w:sz w:val="26"/>
          <w:szCs w:val="26"/>
        </w:rPr>
        <w:t>相比，本实施</w:t>
      </w:r>
      <w:proofErr w:type="gramStart"/>
      <w:r>
        <w:rPr>
          <w:rFonts w:hint="eastAsia"/>
          <w:sz w:val="26"/>
          <w:szCs w:val="26"/>
        </w:rPr>
        <w:t>例通过力</w:t>
      </w:r>
      <w:proofErr w:type="gramEnd"/>
      <w:r>
        <w:rPr>
          <w:rFonts w:hint="eastAsia"/>
          <w:sz w:val="26"/>
          <w:szCs w:val="26"/>
        </w:rPr>
        <w:t>-</w:t>
      </w:r>
      <w:r>
        <w:rPr>
          <w:rFonts w:hint="eastAsia"/>
          <w:sz w:val="26"/>
          <w:szCs w:val="26"/>
        </w:rPr>
        <w:t>位协同重定向消除</w:t>
      </w:r>
      <w:r>
        <w:rPr>
          <w:bCs/>
          <w:sz w:val="26"/>
          <w:szCs w:val="26"/>
        </w:rPr>
        <w:t>Embodiment Gap</w:t>
      </w:r>
      <w:r>
        <w:rPr>
          <w:bCs/>
          <w:sz w:val="26"/>
          <w:szCs w:val="26"/>
        </w:rPr>
        <w:t>，</w:t>
      </w:r>
      <w:r>
        <w:rPr>
          <w:rFonts w:hint="eastAsia"/>
          <w:bCs/>
          <w:sz w:val="26"/>
          <w:szCs w:val="26"/>
        </w:rPr>
        <w:t>换得采集自由度。无需停工，与生产流程无缝融合，大幅降低数据采集的机会成</w:t>
      </w:r>
      <w:r>
        <w:rPr>
          <w:rFonts w:hint="eastAsia"/>
          <w:bCs/>
          <w:sz w:val="26"/>
          <w:szCs w:val="26"/>
        </w:rPr>
        <w:t>本。支持多人同时佩戴手套采集，采集通量可线性扩展。任务空间描述硬件无关，一次采集后可多平台复用。仅需佩戴手套，在实际工位操作，部署成本降低一个数量级以上。直接用手操作，动作完全自然，采集的演示数据质量更高。</w:t>
      </w:r>
    </w:p>
    <w:p w:rsidR="003D5B5C" w:rsidRDefault="00FF38C1">
      <w:pPr>
        <w:spacing w:line="480" w:lineRule="atLeast"/>
        <w:ind w:firstLineChars="200" w:firstLine="520"/>
        <w:textAlignment w:val="center"/>
        <w:rPr>
          <w:sz w:val="26"/>
          <w:szCs w:val="26"/>
        </w:rPr>
      </w:pPr>
      <w:r>
        <w:rPr>
          <w:rFonts w:hint="eastAsia"/>
          <w:sz w:val="26"/>
          <w:szCs w:val="26"/>
        </w:rPr>
        <w:t>综上，</w:t>
      </w:r>
      <w:r>
        <w:rPr>
          <w:sz w:val="26"/>
          <w:szCs w:val="26"/>
        </w:rPr>
        <w:t>虽然手套采集方案需要额外解决</w:t>
      </w:r>
      <w:r>
        <w:rPr>
          <w:sz w:val="26"/>
          <w:szCs w:val="26"/>
        </w:rPr>
        <w:t>Embodiment Gap</w:t>
      </w:r>
      <w:r>
        <w:rPr>
          <w:sz w:val="26"/>
          <w:szCs w:val="26"/>
        </w:rPr>
        <w:t>问题，但这一技术代价所换取的是数据采集范式的根本性改变，从停工配合式采集转变为生产伴随式采集，使规模化数据采集成为可能。本发明提出的力</w:t>
      </w:r>
      <w:r>
        <w:rPr>
          <w:sz w:val="26"/>
          <w:szCs w:val="26"/>
        </w:rPr>
        <w:t>-</w:t>
      </w:r>
      <w:r>
        <w:rPr>
          <w:sz w:val="26"/>
          <w:szCs w:val="26"/>
        </w:rPr>
        <w:t>位协同重定向框架正是为弥合这一</w:t>
      </w:r>
      <w:r>
        <w:rPr>
          <w:sz w:val="26"/>
          <w:szCs w:val="26"/>
        </w:rPr>
        <w:t>Embodiment Gap</w:t>
      </w:r>
      <w:r>
        <w:rPr>
          <w:sz w:val="26"/>
          <w:szCs w:val="26"/>
        </w:rPr>
        <w:t>而设计的核心技术模块，其五步骤的分层架构确保了运</w:t>
      </w:r>
      <w:r>
        <w:rPr>
          <w:sz w:val="26"/>
          <w:szCs w:val="26"/>
        </w:rPr>
        <w:t>动学对齐的精度、动力学映射的物理一致性、以及在线自适应对残余偏差的闭环消除能力。</w:t>
      </w:r>
    </w:p>
    <w:p w:rsidR="003D5B5C" w:rsidRDefault="00FF38C1">
      <w:pPr>
        <w:spacing w:line="480" w:lineRule="atLeast"/>
        <w:ind w:firstLineChars="200" w:firstLine="520"/>
        <w:textAlignment w:val="center"/>
        <w:rPr>
          <w:sz w:val="26"/>
          <w:szCs w:val="26"/>
        </w:rPr>
      </w:pPr>
      <w:r>
        <w:rPr>
          <w:sz w:val="26"/>
          <w:szCs w:val="26"/>
        </w:rPr>
        <w:t>特别需要指出的是，本方案的五步骤流程具有一个关键的结构性优势，前两个步骤是通用的，仅第三步骤中的灵巧手动力学模型参数需要根据目标平台的硬件参数进行适配，第五步骤可自动在线完成。这意味着</w:t>
      </w:r>
      <w:proofErr w:type="gramStart"/>
      <w:r>
        <w:rPr>
          <w:sz w:val="26"/>
          <w:szCs w:val="26"/>
        </w:rPr>
        <w:t>通过数采手套</w:t>
      </w:r>
      <w:proofErr w:type="gramEnd"/>
      <w:r>
        <w:rPr>
          <w:sz w:val="26"/>
          <w:szCs w:val="26"/>
        </w:rPr>
        <w:t>采集的一份人类演示数据，</w:t>
      </w:r>
      <w:proofErr w:type="gramStart"/>
      <w:r>
        <w:rPr>
          <w:sz w:val="26"/>
          <w:szCs w:val="26"/>
        </w:rPr>
        <w:t>经由本</w:t>
      </w:r>
      <w:proofErr w:type="gramEnd"/>
      <w:r>
        <w:rPr>
          <w:sz w:val="26"/>
          <w:szCs w:val="26"/>
        </w:rPr>
        <w:t>框架处理后，可以直接部署到不同厂家、</w:t>
      </w:r>
      <w:proofErr w:type="gramStart"/>
      <w:r>
        <w:rPr>
          <w:sz w:val="26"/>
          <w:szCs w:val="26"/>
        </w:rPr>
        <w:t>不</w:t>
      </w:r>
      <w:proofErr w:type="gramEnd"/>
      <w:r>
        <w:rPr>
          <w:sz w:val="26"/>
          <w:szCs w:val="26"/>
        </w:rPr>
        <w:t>同构型的灵巧手平台上，真正实现一次采集、多平台通用的目标，显著降低了灵巧手操控技能迁移的边际成本。</w:t>
      </w:r>
    </w:p>
    <w:p w:rsidR="003D5B5C" w:rsidRDefault="00FF38C1">
      <w:pPr>
        <w:spacing w:line="480" w:lineRule="atLeast"/>
        <w:ind w:firstLineChars="200" w:firstLine="520"/>
        <w:textAlignment w:val="center"/>
        <w:rPr>
          <w:sz w:val="26"/>
          <w:szCs w:val="26"/>
        </w:rPr>
      </w:pPr>
      <w:r>
        <w:rPr>
          <w:sz w:val="26"/>
          <w:szCs w:val="26"/>
        </w:rPr>
        <w:t>在多手指协同操控时，握持</w:t>
      </w:r>
      <w:proofErr w:type="gramStart"/>
      <w:r>
        <w:rPr>
          <w:sz w:val="26"/>
          <w:szCs w:val="26"/>
        </w:rPr>
        <w:t>力分配</w:t>
      </w:r>
      <w:proofErr w:type="gramEnd"/>
      <w:r>
        <w:rPr>
          <w:sz w:val="26"/>
          <w:szCs w:val="26"/>
        </w:rPr>
        <w:t>是一个关键问题。给定操控任务所需的合</w:t>
      </w:r>
      <w:r>
        <w:rPr>
          <w:sz w:val="26"/>
          <w:szCs w:val="26"/>
        </w:rPr>
        <w:t>力</w:t>
      </w:r>
      <w:r>
        <w:rPr>
          <w:sz w:val="26"/>
          <w:szCs w:val="26"/>
        </w:rPr>
        <w:t>/</w:t>
      </w:r>
      <w:r>
        <w:rPr>
          <w:sz w:val="26"/>
          <w:szCs w:val="26"/>
        </w:rPr>
        <w:t>合力矩，需要将其分配到各个手指的接触点。这是一个欠约束问题，多个手指可以产生同样的合力，可通过优化求解：</w:t>
      </w:r>
    </w:p>
    <w:p w:rsidR="003D5B5C" w:rsidRDefault="00FF38C1">
      <w:pPr>
        <w:spacing w:line="480" w:lineRule="atLeast"/>
        <w:ind w:firstLineChars="200" w:firstLine="520"/>
        <w:textAlignment w:val="center"/>
        <w:rPr>
          <w:sz w:val="26"/>
          <w:szCs w:val="26"/>
        </w:rPr>
      </w:pPr>
      <m:oMathPara>
        <m:oMath>
          <m:r>
            <m:rPr>
              <m:sty m:val="p"/>
            </m:rPr>
            <w:rPr>
              <w:rFonts w:ascii="Cambria Math" w:hAnsi="Cambria Math"/>
              <w:sz w:val="26"/>
              <w:szCs w:val="26"/>
            </w:rPr>
            <m:t>min</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i</m:t>
              </m:r>
            </m:sub>
          </m:sSub>
          <m:r>
            <w:rPr>
              <w:rFonts w:ascii="Cambria Math" w:hAnsi="Cambria Math"/>
              <w:sz w:val="26"/>
              <w:szCs w:val="26"/>
            </w:rPr>
            <m:t>||</m:t>
          </m:r>
          <m:r>
            <m:rPr>
              <m:sty m:val="p"/>
            </m:rPr>
            <w:rPr>
              <w:rFonts w:ascii="Cambria Math" w:hAnsi="Cambria Math"/>
              <w:sz w:val="26"/>
              <w:szCs w:val="26"/>
            </w:rPr>
            <m:t>²</m:t>
          </m:r>
          <m:r>
            <w:rPr>
              <w:rFonts w:ascii="Cambria Math" w:hAnsi="Cambria Math"/>
              <w:sz w:val="26"/>
              <w:szCs w:val="26"/>
            </w:rPr>
            <m:t>s</m:t>
          </m:r>
          <m:r>
            <w:rPr>
              <w:rFonts w:ascii="Cambria Math" w:hAnsi="Cambria Math"/>
              <w:sz w:val="26"/>
              <w:szCs w:val="26"/>
            </w:rPr>
            <m:t>.</m:t>
          </m:r>
          <m:r>
            <w:rPr>
              <w:rFonts w:ascii="Cambria Math" w:hAnsi="Cambria Math"/>
              <w:sz w:val="26"/>
              <w:szCs w:val="26"/>
            </w:rPr>
            <m:t>t</m:t>
          </m:r>
          <m:r>
            <w:rPr>
              <w:rFonts w:ascii="Cambria Math" w:hAnsi="Cambria Math"/>
              <w:sz w:val="26"/>
              <w:szCs w:val="26"/>
            </w:rPr>
            <m:t>.</m:t>
          </m:r>
          <m:r>
            <w:rPr>
              <w:rFonts w:ascii="Cambria Math" w:hAnsi="Cambria Math"/>
              <w:sz w:val="26"/>
              <w:szCs w:val="26"/>
            </w:rPr>
            <m:t>G</m:t>
          </m:r>
          <m:r>
            <m:rPr>
              <m:sty m:val="p"/>
            </m:rPr>
            <w:rPr>
              <w:rFonts w:ascii="Cambria Math" w:hAnsi="Cambria Math"/>
              <w:sz w:val="26"/>
              <w:szCs w:val="26"/>
            </w:rPr>
            <m: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n</m:t>
              </m:r>
            </m:sub>
          </m:sSub>
          <m:r>
            <w:rPr>
              <w:rFonts w:ascii="Cambria Math" w:hAnsi="Cambria Math"/>
              <w:sz w:val="26"/>
              <w:szCs w:val="26"/>
            </w:rPr>
            <m:t>]</m:t>
          </m:r>
          <m:r>
            <m:rPr>
              <m:sty m:val="p"/>
            </m:rPr>
            <w:rPr>
              <w:rFonts w:ascii="Cambria Math" w:hAnsi="Cambria Math"/>
              <w:sz w:val="26"/>
              <w:szCs w:val="26"/>
            </w:rPr>
            <m:t>ᵀ</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task</m:t>
              </m:r>
            </m:sub>
          </m:sSub>
          <m:r>
            <w:rPr>
              <w:rFonts w:ascii="Cambria Math" w:hAnsi="Cambria Math"/>
              <w:sz w:val="26"/>
              <w:szCs w:val="26"/>
            </w:rPr>
            <m:t xml:space="preserve">, </m:t>
          </m:r>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FrictionCone</m:t>
          </m:r>
        </m:oMath>
      </m:oMathPara>
    </w:p>
    <w:p w:rsidR="003D5B5C" w:rsidRDefault="00FF38C1">
      <w:pPr>
        <w:spacing w:line="480" w:lineRule="atLeast"/>
        <w:ind w:firstLineChars="200" w:firstLine="520"/>
        <w:textAlignment w:val="center"/>
        <w:rPr>
          <w:sz w:val="26"/>
          <w:szCs w:val="26"/>
        </w:rPr>
      </w:pPr>
      <w:r>
        <w:rPr>
          <w:sz w:val="26"/>
          <w:szCs w:val="26"/>
        </w:rPr>
        <w:t>其中，</w:t>
      </w:r>
      <m:oMath>
        <m:r>
          <m:rPr>
            <m:sty m:val="p"/>
          </m:rPr>
          <w:rPr>
            <w:rFonts w:ascii="Cambria Math" w:hAnsi="Cambria Math"/>
            <w:sz w:val="26"/>
            <w:szCs w:val="26"/>
          </w:rPr>
          <m:t>min</m:t>
        </m:r>
        <m:r>
          <w:rPr>
            <w:rFonts w:ascii="Cambria Math" w:hAnsi="Cambria Math"/>
            <w:sz w:val="26"/>
            <w:szCs w:val="26"/>
          </w:rPr>
          <m:t>⁡∑</m:t>
        </m:r>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i</m:t>
            </m:r>
          </m:sub>
        </m:sSub>
        <m:sSup>
          <m:sSupPr>
            <m:ctrlPr>
              <w:rPr>
                <w:rFonts w:ascii="Cambria Math" w:hAnsi="Cambria Math"/>
                <w:sz w:val="26"/>
                <w:szCs w:val="26"/>
              </w:rPr>
            </m:ctrlPr>
          </m:sSupPr>
          <m:e>
            <m:r>
              <m:rPr>
                <m:sty m:val="p"/>
              </m:rPr>
              <w:rPr>
                <w:rFonts w:ascii="Cambria Math" w:hAnsi="Cambria Math"/>
                <w:sz w:val="26"/>
                <w:szCs w:val="26"/>
              </w:rPr>
              <m:t>∥</m:t>
            </m:r>
          </m:e>
          <m:sup>
            <m:r>
              <w:rPr>
                <w:rFonts w:ascii="Cambria Math" w:hAnsi="Cambria Math"/>
                <w:sz w:val="26"/>
                <w:szCs w:val="26"/>
              </w:rPr>
              <m:t>2</m:t>
            </m:r>
          </m:sup>
        </m:sSup>
      </m:oMath>
      <w:r>
        <w:rPr>
          <w:sz w:val="26"/>
          <w:szCs w:val="26"/>
        </w:rPr>
        <w:t>表示在满足任务要求的前提下，使所有接触点所施加接触力的平方和尽可能小，从而获得一个较为节能、平滑且稳定的</w:t>
      </w:r>
      <w:proofErr w:type="gramStart"/>
      <w:r>
        <w:rPr>
          <w:sz w:val="26"/>
          <w:szCs w:val="26"/>
        </w:rPr>
        <w:t>力分配</w:t>
      </w:r>
      <w:proofErr w:type="gramEnd"/>
      <w:r>
        <w:rPr>
          <w:sz w:val="26"/>
          <w:szCs w:val="26"/>
        </w:rPr>
        <w:t>结果；</w:t>
      </w:r>
      <m:oMath>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i</m:t>
            </m:r>
          </m:sub>
        </m:sSub>
      </m:oMath>
      <w:r>
        <w:rPr>
          <w:sz w:val="26"/>
          <w:szCs w:val="26"/>
        </w:rPr>
        <w:t>表示第</w:t>
      </w:r>
      <m:oMath>
        <m:r>
          <w:rPr>
            <w:rFonts w:ascii="Cambria Math" w:hAnsi="Cambria Math"/>
            <w:sz w:val="26"/>
            <w:szCs w:val="26"/>
          </w:rPr>
          <m:t>i</m:t>
        </m:r>
      </m:oMath>
      <w:proofErr w:type="gramStart"/>
      <w:r>
        <w:rPr>
          <w:sz w:val="26"/>
          <w:szCs w:val="26"/>
        </w:rPr>
        <w:t>个</w:t>
      </w:r>
      <w:proofErr w:type="gramEnd"/>
      <w:r>
        <w:rPr>
          <w:sz w:val="26"/>
          <w:szCs w:val="26"/>
        </w:rPr>
        <w:t>手指或第</w:t>
      </w:r>
      <m:oMath>
        <m:r>
          <w:rPr>
            <w:rFonts w:ascii="Cambria Math" w:hAnsi="Cambria Math"/>
            <w:sz w:val="26"/>
            <w:szCs w:val="26"/>
          </w:rPr>
          <m:t>i</m:t>
        </m:r>
      </m:oMath>
      <w:proofErr w:type="gramStart"/>
      <w:r>
        <w:rPr>
          <w:sz w:val="26"/>
          <w:szCs w:val="26"/>
        </w:rPr>
        <w:t>个</w:t>
      </w:r>
      <w:proofErr w:type="gramEnd"/>
      <w:r>
        <w:rPr>
          <w:sz w:val="26"/>
          <w:szCs w:val="26"/>
        </w:rPr>
        <w:t>接触点施加的接触力向量；</w:t>
      </w:r>
      <m:oMath>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i</m:t>
            </m:r>
          </m:sub>
        </m:sSub>
        <m:sSup>
          <m:sSupPr>
            <m:ctrlPr>
              <w:rPr>
                <w:rFonts w:ascii="Cambria Math" w:hAnsi="Cambria Math"/>
                <w:sz w:val="26"/>
                <w:szCs w:val="26"/>
              </w:rPr>
            </m:ctrlPr>
          </m:sSupPr>
          <m:e>
            <m:r>
              <m:rPr>
                <m:sty m:val="p"/>
              </m:rPr>
              <w:rPr>
                <w:rFonts w:ascii="Cambria Math" w:hAnsi="Cambria Math"/>
                <w:sz w:val="26"/>
                <w:szCs w:val="26"/>
              </w:rPr>
              <m:t>∥</m:t>
            </m:r>
          </m:e>
          <m:sup>
            <m:r>
              <w:rPr>
                <w:rFonts w:ascii="Cambria Math" w:hAnsi="Cambria Math"/>
                <w:sz w:val="26"/>
                <w:szCs w:val="26"/>
              </w:rPr>
              <m:t>2</m:t>
            </m:r>
          </m:sup>
        </m:sSup>
      </m:oMath>
      <w:r>
        <w:rPr>
          <w:sz w:val="26"/>
          <w:szCs w:val="26"/>
        </w:rPr>
        <w:t>表示该接触力向量的二范数</w:t>
      </w:r>
      <w:r>
        <w:rPr>
          <w:sz w:val="26"/>
          <w:szCs w:val="26"/>
        </w:rPr>
        <w:t>平方，用于衡量该接触点的受力大小；</w:t>
      </w:r>
      <m:oMath>
        <m:d>
          <m:dPr>
            <m:begChr m:val="["/>
            <m:endChr m:val=""/>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n</m:t>
                </m:r>
              </m:sub>
            </m:sSub>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T</m:t>
                </m:r>
              </m:sup>
            </m:sSup>
          </m:e>
        </m:d>
      </m:oMath>
      <w:r>
        <w:rPr>
          <w:sz w:val="26"/>
          <w:szCs w:val="26"/>
        </w:rPr>
        <w:t>表示将全部</w:t>
      </w:r>
      <m:oMath>
        <m:r>
          <w:rPr>
            <w:rFonts w:ascii="Cambria Math" w:hAnsi="Cambria Math"/>
            <w:sz w:val="26"/>
            <w:szCs w:val="26"/>
          </w:rPr>
          <m:t>n</m:t>
        </m:r>
      </m:oMath>
      <w:proofErr w:type="gramStart"/>
      <w:r>
        <w:rPr>
          <w:sz w:val="26"/>
          <w:szCs w:val="26"/>
        </w:rPr>
        <w:t>个</w:t>
      </w:r>
      <w:proofErr w:type="gramEnd"/>
      <w:r>
        <w:rPr>
          <w:sz w:val="26"/>
          <w:szCs w:val="26"/>
        </w:rPr>
        <w:t>接触点的接触力向量按顺序堆叠形成的总力向量；</w:t>
      </w:r>
      <m:oMath>
        <m:r>
          <w:rPr>
            <w:rFonts w:ascii="Cambria Math" w:hAnsi="Cambria Math"/>
            <w:sz w:val="26"/>
            <w:szCs w:val="26"/>
          </w:rPr>
          <m:t>G</m:t>
        </m:r>
      </m:oMath>
      <w:r>
        <w:rPr>
          <w:sz w:val="26"/>
          <w:szCs w:val="26"/>
        </w:rPr>
        <w:t>表示抓取矩阵，用于将各接触点的局部接触力映射为作用在物体上的合力与合力矩；</w:t>
      </w:r>
      <m:oMath>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task</m:t>
            </m:r>
          </m:sub>
        </m:sSub>
      </m:oMath>
      <w:r>
        <w:rPr>
          <w:sz w:val="26"/>
          <w:szCs w:val="26"/>
        </w:rPr>
        <w:t>表示完成当前操控任务所需的目标合力旋量，即物体在任务过程中所需满足的总力和总力矩；约束条件</w:t>
      </w:r>
      <m:oMath>
        <m:r>
          <w:rPr>
            <w:rFonts w:ascii="Cambria Math" w:hAnsi="Cambria Math"/>
            <w:sz w:val="26"/>
            <w:szCs w:val="26"/>
          </w:rPr>
          <m:t>G</m:t>
        </m:r>
        <m:r>
          <w:rPr>
            <w:rFonts w:ascii="Cambria Math" w:hAnsi="Cambria Math"/>
            <w:sz w:val="26"/>
            <w:szCs w:val="26"/>
          </w:rPr>
          <m: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n</m:t>
            </m:r>
          </m:sub>
        </m:sSub>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T</m:t>
            </m:r>
          </m:sup>
        </m:sSup>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task</m:t>
            </m:r>
          </m:sub>
        </m:sSub>
      </m:oMath>
      <w:r>
        <w:rPr>
          <w:sz w:val="26"/>
          <w:szCs w:val="26"/>
        </w:rPr>
        <w:t>表示所有接触点共同产生的合力旋量必须等于任务所需的目标合力旋量；</w:t>
      </w:r>
      <m:oMath>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i</m:t>
            </m:r>
          </m:sub>
        </m:sSub>
        <m:r>
          <w:rPr>
            <w:rFonts w:ascii="Cambria Math" w:hAnsi="Cambria Math"/>
            <w:sz w:val="26"/>
            <w:szCs w:val="26"/>
          </w:rPr>
          <m:t>∈</m:t>
        </m:r>
        <m:r>
          <w:rPr>
            <w:rFonts w:ascii="Cambria Math" w:hAnsi="Cambria Math"/>
            <w:sz w:val="26"/>
            <w:szCs w:val="26"/>
          </w:rPr>
          <m:t>FrictionCone</m:t>
        </m:r>
      </m:oMath>
      <w:r>
        <w:rPr>
          <w:sz w:val="26"/>
          <w:szCs w:val="26"/>
        </w:rPr>
        <w:t>表示第</w:t>
      </w:r>
      <m:oMath>
        <m:r>
          <w:rPr>
            <w:rFonts w:ascii="Cambria Math" w:hAnsi="Cambria Math"/>
            <w:sz w:val="26"/>
            <w:szCs w:val="26"/>
          </w:rPr>
          <m:t>i</m:t>
        </m:r>
      </m:oMath>
      <w:proofErr w:type="gramStart"/>
      <w:r>
        <w:rPr>
          <w:sz w:val="26"/>
          <w:szCs w:val="26"/>
        </w:rPr>
        <w:t>个</w:t>
      </w:r>
      <w:proofErr w:type="gramEnd"/>
      <w:r>
        <w:rPr>
          <w:sz w:val="26"/>
          <w:szCs w:val="26"/>
        </w:rPr>
        <w:t>接触点的接触力必须落在摩擦锥约束范围内，以保证接触不发生打滑并满足物理可实现性。上述优化问题的含义是，在保证物体获得目标合力和合力矩、且各接触点满足摩擦约束的前提下，求解各手指接触力的最优分配结果。</w:t>
      </w:r>
    </w:p>
    <w:p w:rsidR="003D5B5C" w:rsidRDefault="00FF38C1">
      <w:pPr>
        <w:spacing w:line="480" w:lineRule="atLeast"/>
        <w:ind w:firstLineChars="200" w:firstLine="520"/>
        <w:textAlignment w:val="center"/>
        <w:rPr>
          <w:sz w:val="26"/>
          <w:szCs w:val="26"/>
        </w:rPr>
      </w:pPr>
      <w:r>
        <w:rPr>
          <w:rFonts w:hint="eastAsia"/>
          <w:sz w:val="26"/>
          <w:szCs w:val="26"/>
        </w:rPr>
        <w:t>步骤</w:t>
      </w:r>
      <w:r>
        <w:rPr>
          <w:rFonts w:hint="eastAsia"/>
          <w:sz w:val="26"/>
          <w:szCs w:val="26"/>
        </w:rPr>
        <w:t>S204</w:t>
      </w:r>
      <w:r>
        <w:rPr>
          <w:rFonts w:hint="eastAsia"/>
          <w:sz w:val="26"/>
          <w:szCs w:val="26"/>
        </w:rPr>
        <w:t>，</w:t>
      </w:r>
      <w:r>
        <w:rPr>
          <w:rFonts w:ascii="宋体" w:cs="宋体" w:hint="eastAsia"/>
          <w:color w:val="000000"/>
          <w:kern w:val="0"/>
          <w:sz w:val="26"/>
          <w:szCs w:val="26"/>
        </w:rPr>
        <w:t>根据关节空间控制输入驱动灵巧手，模仿操作人员的动作并复现接触力。</w:t>
      </w:r>
    </w:p>
    <w:p w:rsidR="003D5B5C" w:rsidRDefault="00FF38C1">
      <w:pPr>
        <w:spacing w:line="480" w:lineRule="atLeast"/>
        <w:ind w:firstLineChars="200" w:firstLine="520"/>
        <w:textAlignment w:val="center"/>
        <w:rPr>
          <w:sz w:val="26"/>
          <w:szCs w:val="26"/>
        </w:rPr>
      </w:pPr>
      <w:r>
        <w:rPr>
          <w:rFonts w:hint="eastAsia"/>
          <w:sz w:val="26"/>
          <w:szCs w:val="26"/>
        </w:rPr>
        <w:t>实施例</w:t>
      </w:r>
      <w:r>
        <w:rPr>
          <w:rFonts w:hint="eastAsia"/>
          <w:sz w:val="26"/>
          <w:szCs w:val="26"/>
        </w:rPr>
        <w:t>2</w:t>
      </w:r>
    </w:p>
    <w:p w:rsidR="003D5B5C" w:rsidRDefault="00FF38C1">
      <w:pPr>
        <w:spacing w:line="480" w:lineRule="atLeast"/>
        <w:ind w:firstLineChars="200" w:firstLine="520"/>
        <w:textAlignment w:val="center"/>
        <w:rPr>
          <w:sz w:val="26"/>
          <w:szCs w:val="26"/>
        </w:rPr>
      </w:pPr>
      <w:r>
        <w:rPr>
          <w:rFonts w:hint="eastAsia"/>
          <w:sz w:val="26"/>
          <w:szCs w:val="26"/>
        </w:rPr>
        <w:t>在实施例</w:t>
      </w:r>
      <w:r>
        <w:rPr>
          <w:rFonts w:hint="eastAsia"/>
          <w:sz w:val="26"/>
          <w:szCs w:val="26"/>
        </w:rPr>
        <w:t>1</w:t>
      </w:r>
      <w:r>
        <w:rPr>
          <w:rFonts w:hint="eastAsia"/>
          <w:sz w:val="26"/>
          <w:szCs w:val="26"/>
        </w:rPr>
        <w:t>的基础上，本实施</w:t>
      </w:r>
      <w:proofErr w:type="gramStart"/>
      <w:r>
        <w:rPr>
          <w:rFonts w:hint="eastAsia"/>
          <w:sz w:val="26"/>
          <w:szCs w:val="26"/>
        </w:rPr>
        <w:t>例提供</w:t>
      </w:r>
      <w:proofErr w:type="gramEnd"/>
      <w:r>
        <w:rPr>
          <w:rFonts w:hint="eastAsia"/>
          <w:sz w:val="26"/>
          <w:szCs w:val="26"/>
        </w:rPr>
        <w:t>了另一种基于人体演示数据采集与时序预测的灵巧手控制方法，与实施例</w:t>
      </w:r>
      <w:r>
        <w:rPr>
          <w:rFonts w:hint="eastAsia"/>
          <w:sz w:val="26"/>
          <w:szCs w:val="26"/>
        </w:rPr>
        <w:t>1</w:t>
      </w:r>
      <w:r>
        <w:rPr>
          <w:rFonts w:hint="eastAsia"/>
          <w:sz w:val="26"/>
          <w:szCs w:val="26"/>
        </w:rPr>
        <w:t>不同点在于，本实施例步骤</w:t>
      </w:r>
      <w:r>
        <w:rPr>
          <w:rFonts w:hint="eastAsia"/>
          <w:sz w:val="26"/>
          <w:szCs w:val="26"/>
        </w:rPr>
        <w:t>S2</w:t>
      </w:r>
      <w:r>
        <w:rPr>
          <w:rFonts w:hint="eastAsia"/>
          <w:sz w:val="26"/>
          <w:szCs w:val="26"/>
        </w:rPr>
        <w:t>中的策略函数被构建为基于物理约束推导的解析数学模型，其核心思想是利用机器人系统的动力学模型以及</w:t>
      </w:r>
      <w:r>
        <w:rPr>
          <w:rFonts w:hint="eastAsia"/>
          <w:sz w:val="26"/>
          <w:szCs w:val="26"/>
        </w:rPr>
        <w:t>实时传感器反馈，对机器人的运动和力进行精确控制。其基本框架包括以下几个层次：</w:t>
      </w:r>
    </w:p>
    <w:p w:rsidR="003D5B5C" w:rsidRDefault="00FF38C1">
      <w:pPr>
        <w:spacing w:line="480" w:lineRule="atLeast"/>
        <w:ind w:firstLineChars="200" w:firstLine="520"/>
        <w:textAlignment w:val="center"/>
        <w:rPr>
          <w:sz w:val="26"/>
          <w:szCs w:val="26"/>
        </w:rPr>
      </w:pPr>
      <w:r>
        <w:rPr>
          <w:rFonts w:hint="eastAsia"/>
          <w:sz w:val="26"/>
          <w:szCs w:val="26"/>
        </w:rPr>
        <w:t>（</w:t>
      </w:r>
      <w:r>
        <w:rPr>
          <w:rFonts w:hint="eastAsia"/>
          <w:sz w:val="26"/>
          <w:szCs w:val="26"/>
        </w:rPr>
        <w:t>1</w:t>
      </w:r>
      <w:r>
        <w:rPr>
          <w:rFonts w:hint="eastAsia"/>
          <w:sz w:val="26"/>
          <w:szCs w:val="26"/>
        </w:rPr>
        <w:t>）刚体动力学模型。</w:t>
      </w:r>
    </w:p>
    <w:p w:rsidR="003D5B5C" w:rsidRDefault="00FF38C1">
      <w:pPr>
        <w:spacing w:line="480" w:lineRule="atLeast"/>
        <w:ind w:firstLineChars="200" w:firstLine="520"/>
        <w:textAlignment w:val="center"/>
        <w:rPr>
          <w:sz w:val="26"/>
          <w:szCs w:val="26"/>
        </w:rPr>
      </w:pPr>
      <w:r>
        <w:rPr>
          <w:rFonts w:hint="eastAsia"/>
          <w:sz w:val="26"/>
          <w:szCs w:val="26"/>
        </w:rPr>
        <w:t>灵巧手的每个手指可看作一个多关节串联机构，其关节空间动力学方程可表示为经典的拉格朗日形式：</w:t>
      </w:r>
    </w:p>
    <w:p w:rsidR="003D5B5C" w:rsidRDefault="00FF38C1">
      <w:pPr>
        <w:spacing w:line="480" w:lineRule="atLeast"/>
        <w:ind w:firstLineChars="200" w:firstLine="520"/>
        <w:textAlignment w:val="center"/>
        <w:rPr>
          <w:sz w:val="26"/>
          <w:szCs w:val="26"/>
        </w:rPr>
      </w:pPr>
      <m:oMathPara>
        <m:oMath>
          <m:r>
            <w:rPr>
              <w:rFonts w:ascii="Cambria Math" w:hAnsi="Cambria Math"/>
              <w:sz w:val="26"/>
              <w:szCs w:val="26"/>
            </w:rPr>
            <m:t>τ</m:t>
          </m:r>
          <m:r>
            <w:rPr>
              <w:rFonts w:ascii="Cambria Math" w:hAnsi="Cambria Math"/>
              <w:sz w:val="26"/>
              <w:szCs w:val="26"/>
            </w:rPr>
            <m:t>=</m:t>
          </m:r>
          <m:r>
            <w:rPr>
              <w:rFonts w:ascii="Cambria Math" w:hAnsi="Cambria Math"/>
              <w:sz w:val="26"/>
              <w:szCs w:val="26"/>
            </w:rPr>
            <m:t>M</m:t>
          </m:r>
          <m:r>
            <w:rPr>
              <w:rFonts w:ascii="Cambria Math" w:hAnsi="Cambria Math"/>
              <w:sz w:val="26"/>
              <w:szCs w:val="26"/>
            </w:rPr>
            <m:t>(</m:t>
          </m:r>
          <m:r>
            <w:rPr>
              <w:rFonts w:ascii="Cambria Math" w:hAnsi="Cambria Math"/>
              <w:sz w:val="26"/>
              <w:szCs w:val="26"/>
            </w:rPr>
            <m:t>q</m:t>
          </m:r>
          <m: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q</m:t>
          </m:r>
          <m:r>
            <m:rPr>
              <m:sty m:val="p"/>
            </m:rPr>
            <w:rPr>
              <w:rFonts w:ascii="Cambria Math" w:hAnsi="Cambria Math"/>
              <w:sz w:val="26"/>
              <w:szCs w:val="26"/>
            </w:rPr>
            <m:t>̈</m:t>
          </m:r>
          <m:r>
            <w:rPr>
              <w:rFonts w:ascii="Cambria Math" w:hAnsi="Cambria Math"/>
              <w:sz w:val="26"/>
              <w:szCs w:val="26"/>
            </w:rPr>
            <m:t>+</m:t>
          </m:r>
          <m:r>
            <w:rPr>
              <w:rFonts w:ascii="Cambria Math" w:hAnsi="Cambria Math"/>
              <w:sz w:val="26"/>
              <w:szCs w:val="26"/>
            </w:rPr>
            <m:t>C</m:t>
          </m:r>
          <m:r>
            <w:rPr>
              <w:rFonts w:ascii="Cambria Math" w:hAnsi="Cambria Math"/>
              <w:sz w:val="26"/>
              <w:szCs w:val="26"/>
            </w:rPr>
            <m:t>(</m:t>
          </m:r>
          <m:r>
            <w:rPr>
              <w:rFonts w:ascii="Cambria Math" w:hAnsi="Cambria Math"/>
              <w:sz w:val="26"/>
              <w:szCs w:val="26"/>
            </w:rPr>
            <m:t>q</m:t>
          </m:r>
          <m:r>
            <w:rPr>
              <w:rFonts w:ascii="Cambria Math" w:hAnsi="Cambria Math"/>
              <w:sz w:val="26"/>
              <w:szCs w:val="26"/>
            </w:rPr>
            <m:t>,</m:t>
          </m:r>
          <m:r>
            <w:rPr>
              <w:rFonts w:ascii="Cambria Math" w:hAnsi="Cambria Math"/>
              <w:sz w:val="26"/>
              <w:szCs w:val="26"/>
            </w:rPr>
            <m:t>q</m:t>
          </m:r>
          <m:r>
            <m:rPr>
              <m:sty m:val="p"/>
            </m:rPr>
            <w:rPr>
              <w:rFonts w:ascii="Cambria Math" w:hAnsi="Cambria Math"/>
              <w:sz w:val="26"/>
              <w:szCs w:val="26"/>
            </w:rPr>
            <m:t>̇</m:t>
          </m:r>
          <m: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q</m:t>
          </m:r>
          <m:r>
            <m:rPr>
              <m:sty m:val="p"/>
            </m:rPr>
            <w:rPr>
              <w:rFonts w:ascii="Cambria Math" w:hAnsi="Cambria Math"/>
              <w:sz w:val="26"/>
              <w:szCs w:val="26"/>
            </w:rPr>
            <m:t>̇</m:t>
          </m:r>
          <m:r>
            <w:rPr>
              <w:rFonts w:ascii="Cambria Math" w:hAnsi="Cambria Math"/>
              <w:sz w:val="26"/>
              <w:szCs w:val="26"/>
            </w:rPr>
            <m:t>+</m:t>
          </m:r>
          <m:r>
            <w:rPr>
              <w:rFonts w:ascii="Cambria Math" w:hAnsi="Cambria Math"/>
              <w:sz w:val="26"/>
              <w:szCs w:val="26"/>
            </w:rPr>
            <m:t>G</m:t>
          </m:r>
          <m:r>
            <w:rPr>
              <w:rFonts w:ascii="Cambria Math" w:hAnsi="Cambria Math"/>
              <w:sz w:val="26"/>
              <w:szCs w:val="26"/>
            </w:rPr>
            <m:t>(</m:t>
          </m:r>
          <m:r>
            <w:rPr>
              <w:rFonts w:ascii="Cambria Math" w:hAnsi="Cambria Math"/>
              <w:sz w:val="26"/>
              <w:szCs w:val="26"/>
            </w:rPr>
            <m:t>q</m:t>
          </m:r>
          <m:r>
            <w:rPr>
              <w:rFonts w:ascii="Cambria Math" w:hAnsi="Cambria Math"/>
              <w:sz w:val="26"/>
              <w:szCs w:val="26"/>
            </w:rPr>
            <m:t>)+</m:t>
          </m:r>
          <m:r>
            <w:rPr>
              <w:rFonts w:ascii="Cambria Math" w:hAnsi="Cambria Math"/>
              <w:sz w:val="26"/>
              <w:szCs w:val="26"/>
            </w:rPr>
            <m:t>J</m:t>
          </m:r>
          <m:r>
            <m:rPr>
              <m:sty m:val="p"/>
            </m:rPr>
            <w:rPr>
              <w:rFonts w:ascii="Cambria Math" w:hAnsi="Cambria Math"/>
              <w:sz w:val="26"/>
              <w:szCs w:val="26"/>
            </w:rPr>
            <m:t>ᵀ</m:t>
          </m:r>
          <m:r>
            <w:rPr>
              <w:rFonts w:ascii="Cambria Math" w:hAnsi="Cambria Math"/>
              <w:sz w:val="26"/>
              <w:szCs w:val="26"/>
            </w:rPr>
            <m:t>(</m:t>
          </m:r>
          <m:r>
            <w:rPr>
              <w:rFonts w:ascii="Cambria Math" w:hAnsi="Cambria Math"/>
              <w:sz w:val="26"/>
              <w:szCs w:val="26"/>
            </w:rPr>
            <m:t>q</m:t>
          </m:r>
          <m:r>
            <w:rPr>
              <w:rFonts w:ascii="Cambria Math" w:hAnsi="Cambria Math"/>
              <w:sz w:val="26"/>
              <w:szCs w:val="26"/>
            </w:rPr>
            <m:t>)</m:t>
          </m:r>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ext</m:t>
              </m:r>
            </m:sub>
          </m:sSub>
        </m:oMath>
      </m:oMathPara>
    </w:p>
    <w:p w:rsidR="003D5B5C" w:rsidRDefault="00FF38C1">
      <w:pPr>
        <w:spacing w:line="480" w:lineRule="atLeast"/>
        <w:ind w:firstLineChars="200" w:firstLine="520"/>
        <w:textAlignment w:val="center"/>
        <w:rPr>
          <w:sz w:val="26"/>
          <w:szCs w:val="26"/>
        </w:rPr>
      </w:pPr>
      <w:r>
        <w:rPr>
          <w:rFonts w:hint="eastAsia"/>
          <w:sz w:val="26"/>
          <w:szCs w:val="26"/>
        </w:rPr>
        <w:t>其中：</w:t>
      </w:r>
      <w:r>
        <w:rPr>
          <w:rFonts w:hint="eastAsia"/>
          <w:i/>
          <w:sz w:val="26"/>
          <w:szCs w:val="26"/>
        </w:rPr>
        <w:t>q</w:t>
      </w:r>
      <w:r>
        <w:rPr>
          <w:rFonts w:hint="eastAsia"/>
          <w:sz w:val="26"/>
          <w:szCs w:val="26"/>
        </w:rPr>
        <w:t>为关节角向量，</w:t>
      </w:r>
      <w:r>
        <w:rPr>
          <w:rFonts w:hint="eastAsia"/>
          <w:i/>
          <w:sz w:val="26"/>
          <w:szCs w:val="26"/>
        </w:rPr>
        <w:t>q</w:t>
      </w:r>
      <w:r>
        <w:rPr>
          <w:rFonts w:hint="eastAsia"/>
          <w:sz w:val="26"/>
          <w:szCs w:val="26"/>
        </w:rPr>
        <w:t>的一</w:t>
      </w:r>
      <w:proofErr w:type="gramStart"/>
      <w:r>
        <w:rPr>
          <w:rFonts w:hint="eastAsia"/>
          <w:sz w:val="26"/>
          <w:szCs w:val="26"/>
        </w:rPr>
        <w:t>阶时间</w:t>
      </w:r>
      <w:proofErr w:type="gramEnd"/>
      <w:r>
        <w:rPr>
          <w:rFonts w:hint="eastAsia"/>
          <w:sz w:val="26"/>
          <w:szCs w:val="26"/>
        </w:rPr>
        <w:t>导数</w:t>
      </w:r>
      <m:oMath>
        <m:r>
          <w:rPr>
            <w:rFonts w:ascii="Cambria Math" w:hAnsi="Cambria Math"/>
            <w:sz w:val="26"/>
            <w:szCs w:val="26"/>
          </w:rPr>
          <m:t>q</m:t>
        </m:r>
        <m:r>
          <m:rPr>
            <m:sty m:val="p"/>
          </m:rPr>
          <w:rPr>
            <w:rFonts w:ascii="Cambria Math" w:hAnsi="Cambria Math"/>
            <w:sz w:val="26"/>
            <w:szCs w:val="26"/>
          </w:rPr>
          <m:t>̇</m:t>
        </m:r>
      </m:oMath>
      <w:r>
        <w:rPr>
          <w:rFonts w:hint="eastAsia"/>
          <w:sz w:val="26"/>
          <w:szCs w:val="26"/>
        </w:rPr>
        <w:t>为关节角速度向量，</w:t>
      </w:r>
      <w:r>
        <w:rPr>
          <w:rFonts w:hint="eastAsia"/>
          <w:i/>
          <w:sz w:val="26"/>
          <w:szCs w:val="26"/>
        </w:rPr>
        <w:t>q</w:t>
      </w:r>
      <w:r>
        <w:rPr>
          <w:rFonts w:hint="eastAsia"/>
          <w:sz w:val="26"/>
          <w:szCs w:val="26"/>
        </w:rPr>
        <w:t>的二</w:t>
      </w:r>
      <w:proofErr w:type="gramStart"/>
      <w:r>
        <w:rPr>
          <w:rFonts w:hint="eastAsia"/>
          <w:sz w:val="26"/>
          <w:szCs w:val="26"/>
        </w:rPr>
        <w:t>阶时间</w:t>
      </w:r>
      <w:proofErr w:type="gramEnd"/>
      <w:r>
        <w:rPr>
          <w:rFonts w:hint="eastAsia"/>
          <w:sz w:val="26"/>
          <w:szCs w:val="26"/>
        </w:rPr>
        <w:t>导数</w:t>
      </w:r>
      <m:oMath>
        <m:r>
          <w:rPr>
            <w:rFonts w:ascii="Cambria Math" w:hAnsi="Cambria Math"/>
            <w:sz w:val="26"/>
            <w:szCs w:val="26"/>
          </w:rPr>
          <m:t>q</m:t>
        </m:r>
        <m:r>
          <m:rPr>
            <m:sty m:val="p"/>
          </m:rPr>
          <w:rPr>
            <w:rFonts w:ascii="Cambria Math" w:hAnsi="Cambria Math"/>
            <w:sz w:val="26"/>
            <w:szCs w:val="26"/>
          </w:rPr>
          <m:t>̈</m:t>
        </m:r>
      </m:oMath>
      <w:r>
        <w:rPr>
          <w:rFonts w:hint="eastAsia"/>
          <w:sz w:val="26"/>
          <w:szCs w:val="26"/>
        </w:rPr>
        <w:t>为关节角加速度向量；</w:t>
      </w:r>
      <m:oMath>
        <m:r>
          <w:rPr>
            <w:rFonts w:ascii="Cambria Math" w:hAnsi="Cambria Math"/>
            <w:sz w:val="26"/>
            <w:szCs w:val="26"/>
          </w:rPr>
          <m:t>τ</m:t>
        </m:r>
      </m:oMath>
      <w:r>
        <w:rPr>
          <w:rFonts w:hint="eastAsia"/>
          <w:sz w:val="26"/>
          <w:szCs w:val="26"/>
        </w:rPr>
        <w:t>为关节力矩</w:t>
      </w:r>
      <w:r>
        <w:rPr>
          <w:rFonts w:hint="eastAsia"/>
          <w:sz w:val="26"/>
          <w:szCs w:val="26"/>
        </w:rPr>
        <w:t>/</w:t>
      </w:r>
      <w:r>
        <w:rPr>
          <w:rFonts w:hint="eastAsia"/>
          <w:sz w:val="26"/>
          <w:szCs w:val="26"/>
        </w:rPr>
        <w:t>力向量，即控制输入；</w:t>
      </w:r>
      <m:oMath>
        <m:r>
          <w:rPr>
            <w:rFonts w:ascii="Cambria Math" w:hAnsi="Cambria Math" w:hint="eastAsia"/>
            <w:sz w:val="26"/>
            <w:szCs w:val="26"/>
          </w:rPr>
          <m:t>M</m:t>
        </m:r>
        <m:r>
          <w:rPr>
            <w:rFonts w:ascii="Cambria Math" w:hAnsi="Cambria Math" w:hint="eastAsia"/>
            <w:sz w:val="26"/>
            <w:szCs w:val="26"/>
          </w:rPr>
          <m:t>(</m:t>
        </m:r>
        <m:r>
          <w:rPr>
            <w:rFonts w:ascii="Cambria Math" w:hAnsi="Cambria Math" w:hint="eastAsia"/>
            <w:sz w:val="26"/>
            <w:szCs w:val="26"/>
          </w:rPr>
          <m:t>q</m:t>
        </m:r>
        <m:r>
          <w:rPr>
            <w:rFonts w:ascii="Cambria Math" w:hAnsi="Cambria Math" w:hint="eastAsia"/>
            <w:sz w:val="26"/>
            <w:szCs w:val="26"/>
          </w:rPr>
          <m:t>)</m:t>
        </m:r>
      </m:oMath>
      <w:r>
        <w:rPr>
          <w:rFonts w:hint="eastAsia"/>
          <w:sz w:val="26"/>
          <w:szCs w:val="26"/>
        </w:rPr>
        <w:t>为关节空间对称正定的惯性矩阵；</w:t>
      </w:r>
      <m:oMath>
        <m:r>
          <w:rPr>
            <w:rFonts w:ascii="Cambria Math" w:hAnsi="Cambria Math"/>
            <w:sz w:val="26"/>
            <w:szCs w:val="26"/>
          </w:rPr>
          <m:t>C</m:t>
        </m:r>
        <m:r>
          <w:rPr>
            <w:rFonts w:ascii="Cambria Math" w:hAnsi="Cambria Math"/>
            <w:sz w:val="26"/>
            <w:szCs w:val="26"/>
          </w:rPr>
          <m:t>(</m:t>
        </m:r>
        <m:r>
          <w:rPr>
            <w:rFonts w:ascii="Cambria Math" w:hAnsi="Cambria Math"/>
            <w:sz w:val="26"/>
            <w:szCs w:val="26"/>
          </w:rPr>
          <m:t>q</m:t>
        </m:r>
        <m:r>
          <w:rPr>
            <w:rFonts w:ascii="Cambria Math" w:hAnsi="Cambria Math"/>
            <w:sz w:val="26"/>
            <w:szCs w:val="26"/>
          </w:rPr>
          <m:t>,</m:t>
        </m:r>
        <m:r>
          <w:rPr>
            <w:rFonts w:ascii="Cambria Math" w:hAnsi="Cambria Math"/>
            <w:sz w:val="26"/>
            <w:szCs w:val="26"/>
          </w:rPr>
          <m:t>q</m:t>
        </m:r>
        <m:r>
          <m:rPr>
            <m:sty m:val="p"/>
          </m:rPr>
          <w:rPr>
            <w:rFonts w:ascii="Cambria Math" w:hAnsi="Cambria Math"/>
            <w:sz w:val="26"/>
            <w:szCs w:val="26"/>
          </w:rPr>
          <m:t>̇</m:t>
        </m:r>
        <m:r>
          <w:rPr>
            <w:rFonts w:ascii="Cambria Math" w:hAnsi="Cambria Math"/>
            <w:sz w:val="26"/>
            <w:szCs w:val="26"/>
          </w:rPr>
          <m:t>)</m:t>
        </m:r>
      </m:oMath>
      <w:r>
        <w:rPr>
          <w:rFonts w:hint="eastAsia"/>
          <w:sz w:val="26"/>
          <w:szCs w:val="26"/>
        </w:rPr>
        <w:t>为</w:t>
      </w:r>
      <w:proofErr w:type="gramStart"/>
      <w:r>
        <w:rPr>
          <w:rFonts w:hint="eastAsia"/>
          <w:sz w:val="26"/>
          <w:szCs w:val="26"/>
        </w:rPr>
        <w:t>科氏力</w:t>
      </w:r>
      <w:proofErr w:type="gramEnd"/>
      <w:r>
        <w:rPr>
          <w:rFonts w:hint="eastAsia"/>
          <w:sz w:val="26"/>
          <w:szCs w:val="26"/>
        </w:rPr>
        <w:t>/</w:t>
      </w:r>
      <w:r>
        <w:rPr>
          <w:rFonts w:hint="eastAsia"/>
          <w:sz w:val="26"/>
          <w:szCs w:val="26"/>
        </w:rPr>
        <w:t>离心力矩阵；</w:t>
      </w:r>
      <m:oMath>
        <m:r>
          <w:rPr>
            <w:rFonts w:ascii="Cambria Math" w:hAnsi="Cambria Math"/>
            <w:sz w:val="26"/>
            <w:szCs w:val="26"/>
          </w:rPr>
          <m:t>G</m:t>
        </m:r>
        <m:r>
          <w:rPr>
            <w:rFonts w:ascii="Cambria Math" w:hAnsi="Cambria Math"/>
            <w:sz w:val="26"/>
            <w:szCs w:val="26"/>
          </w:rPr>
          <m:t>(</m:t>
        </m:r>
        <m:r>
          <w:rPr>
            <w:rFonts w:ascii="Cambria Math" w:hAnsi="Cambria Math"/>
            <w:sz w:val="26"/>
            <w:szCs w:val="26"/>
          </w:rPr>
          <m:t>q</m:t>
        </m:r>
        <m:r>
          <w:rPr>
            <w:rFonts w:ascii="Cambria Math" w:hAnsi="Cambria Math"/>
            <w:sz w:val="26"/>
            <w:szCs w:val="26"/>
          </w:rPr>
          <m:t>)</m:t>
        </m:r>
      </m:oMath>
      <w:r>
        <w:rPr>
          <w:rFonts w:hint="eastAsia"/>
          <w:sz w:val="26"/>
          <w:szCs w:val="26"/>
        </w:rPr>
        <w:t>为重力项；</w:t>
      </w:r>
      <m:oMath>
        <m:r>
          <w:rPr>
            <w:rFonts w:ascii="Cambria Math" w:hAnsi="Cambria Math"/>
            <w:sz w:val="26"/>
            <w:szCs w:val="26"/>
          </w:rPr>
          <m:t>J</m:t>
        </m:r>
        <m:r>
          <m:rPr>
            <m:sty m:val="p"/>
          </m:rPr>
          <w:rPr>
            <w:rFonts w:ascii="Cambria Math" w:hAnsi="Cambria Math"/>
            <w:sz w:val="26"/>
            <w:szCs w:val="26"/>
          </w:rPr>
          <m:t>ᵀ</m:t>
        </m:r>
        <m:r>
          <w:rPr>
            <w:rFonts w:ascii="Cambria Math" w:hAnsi="Cambria Math"/>
            <w:sz w:val="26"/>
            <w:szCs w:val="26"/>
          </w:rPr>
          <m:t>(</m:t>
        </m:r>
        <m:r>
          <w:rPr>
            <w:rFonts w:ascii="Cambria Math" w:hAnsi="Cambria Math"/>
            <w:sz w:val="26"/>
            <w:szCs w:val="26"/>
          </w:rPr>
          <m:t>q</m:t>
        </m:r>
        <m:r>
          <w:rPr>
            <w:rFonts w:ascii="Cambria Math" w:hAnsi="Cambria Math"/>
            <w:sz w:val="26"/>
            <w:szCs w:val="26"/>
          </w:rPr>
          <m:t>)</m:t>
        </m:r>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ext</m:t>
            </m:r>
          </m:sub>
        </m:sSub>
      </m:oMath>
      <w:r>
        <w:rPr>
          <w:rFonts w:hint="eastAsia"/>
          <w:sz w:val="26"/>
          <w:szCs w:val="26"/>
        </w:rPr>
        <w:t>为由雅可比转置映射到关节空间的外部接触力。</w:t>
      </w:r>
    </w:p>
    <w:p w:rsidR="003D5B5C" w:rsidRDefault="00FF38C1">
      <w:pPr>
        <w:spacing w:line="480" w:lineRule="atLeast"/>
        <w:ind w:firstLineChars="200" w:firstLine="520"/>
        <w:textAlignment w:val="center"/>
        <w:rPr>
          <w:sz w:val="26"/>
          <w:szCs w:val="26"/>
        </w:rPr>
      </w:pPr>
      <w:r>
        <w:rPr>
          <w:rFonts w:hint="eastAsia"/>
          <w:sz w:val="26"/>
          <w:szCs w:val="26"/>
        </w:rPr>
        <w:t>（</w:t>
      </w:r>
      <w:r>
        <w:rPr>
          <w:rFonts w:hint="eastAsia"/>
          <w:sz w:val="26"/>
          <w:szCs w:val="26"/>
        </w:rPr>
        <w:t>2</w:t>
      </w:r>
      <w:r>
        <w:rPr>
          <w:rFonts w:hint="eastAsia"/>
          <w:sz w:val="26"/>
          <w:szCs w:val="26"/>
        </w:rPr>
        <w:t>）阻抗控制模型。</w:t>
      </w:r>
    </w:p>
    <w:p w:rsidR="003D5B5C" w:rsidRDefault="00FF38C1">
      <w:pPr>
        <w:spacing w:line="480" w:lineRule="atLeast"/>
        <w:ind w:firstLineChars="200" w:firstLine="520"/>
        <w:textAlignment w:val="center"/>
        <w:rPr>
          <w:sz w:val="26"/>
          <w:szCs w:val="26"/>
        </w:rPr>
      </w:pPr>
      <w:r>
        <w:rPr>
          <w:rFonts w:hint="eastAsia"/>
          <w:sz w:val="26"/>
          <w:szCs w:val="26"/>
        </w:rPr>
        <w:t>阻抗控制是灵巧手操控中最广泛采用的力</w:t>
      </w:r>
      <w:r>
        <w:rPr>
          <w:rFonts w:hint="eastAsia"/>
          <w:sz w:val="26"/>
          <w:szCs w:val="26"/>
        </w:rPr>
        <w:t>/</w:t>
      </w:r>
      <w:r>
        <w:rPr>
          <w:rFonts w:hint="eastAsia"/>
          <w:sz w:val="26"/>
          <w:szCs w:val="26"/>
        </w:rPr>
        <w:t>位混合控制策略。它不直接跟踪力或位置，而是设定机器人末端与环境之间的动态关系，使其表现为一个质量</w:t>
      </w:r>
      <w:r>
        <w:rPr>
          <w:rFonts w:hint="eastAsia"/>
          <w:sz w:val="26"/>
          <w:szCs w:val="26"/>
        </w:rPr>
        <w:t>-</w:t>
      </w:r>
      <w:r>
        <w:rPr>
          <w:rFonts w:hint="eastAsia"/>
          <w:sz w:val="26"/>
          <w:szCs w:val="26"/>
        </w:rPr>
        <w:t>弹簧</w:t>
      </w:r>
      <w:r>
        <w:rPr>
          <w:rFonts w:hint="eastAsia"/>
          <w:sz w:val="26"/>
          <w:szCs w:val="26"/>
        </w:rPr>
        <w:t>-</w:t>
      </w:r>
      <w:r>
        <w:rPr>
          <w:rFonts w:hint="eastAsia"/>
          <w:sz w:val="26"/>
          <w:szCs w:val="26"/>
        </w:rPr>
        <w:t>阻尼系统：</w:t>
      </w:r>
    </w:p>
    <w:p w:rsidR="003D5B5C" w:rsidRDefault="00FF38C1">
      <w:pPr>
        <w:spacing w:line="480" w:lineRule="atLeast"/>
        <w:ind w:firstLineChars="200" w:firstLine="520"/>
        <w:textAlignment w:val="center"/>
        <w:rPr>
          <w:sz w:val="26"/>
          <w:szCs w:val="26"/>
        </w:rPr>
      </w:pPr>
      <m:oMathPara>
        <m:oMath>
          <m:r>
            <w:rPr>
              <w:rFonts w:ascii="Cambria Math" w:hAnsi="Cambria Math"/>
              <w:sz w:val="26"/>
              <w:szCs w:val="26"/>
            </w:rPr>
            <m:t>F</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d</m:t>
              </m:r>
            </m:sub>
          </m:sSub>
          <m:r>
            <m:rPr>
              <m:sty m:val="p"/>
            </m:rPr>
            <w:rPr>
              <w:rFonts w:ascii="Cambria Math" w:hAnsi="Cambria Math"/>
              <w:sz w:val="26"/>
              <w:szCs w:val="26"/>
            </w:rPr>
            <m:t>·</m:t>
          </m:r>
          <m:r>
            <w:rPr>
              <w:rFonts w:ascii="Cambria Math" w:hAnsi="Cambria Math"/>
              <w:sz w:val="26"/>
              <w:szCs w:val="26"/>
            </w:rPr>
            <m:t>(</m:t>
          </m:r>
          <m:acc>
            <m:accPr>
              <m:chr m:val="̈"/>
              <m:ctrlPr>
                <w:rPr>
                  <w:rFonts w:ascii="Cambria Math" w:hAnsi="Cambria Math"/>
                  <w:i/>
                  <w:sz w:val="26"/>
                  <w:szCs w:val="26"/>
                </w:rPr>
              </m:ctrlPr>
            </m:accPr>
            <m:e>
              <m:r>
                <w:rPr>
                  <w:rFonts w:ascii="Cambria Math" w:hAnsi="Cambria Math" w:hint="eastAsia"/>
                  <w:sz w:val="26"/>
                  <w:szCs w:val="26"/>
                </w:rPr>
                <m:t>x</m:t>
              </m:r>
            </m:e>
          </m:acc>
          <m:r>
            <w:rPr>
              <w:rFonts w:ascii="Cambria Math" w:hAnsi="Cambria Math"/>
              <w:sz w:val="26"/>
              <w:szCs w:val="26"/>
            </w:rPr>
            <m:t>-</m:t>
          </m:r>
          <m:sSub>
            <m:sSubPr>
              <m:ctrlPr>
                <w:rPr>
                  <w:rFonts w:ascii="Cambria Math" w:hAnsi="Cambria Math"/>
                  <w:sz w:val="26"/>
                  <w:szCs w:val="26"/>
                </w:rPr>
              </m:ctrlPr>
            </m:sSubPr>
            <m:e>
              <m:acc>
                <m:accPr>
                  <m:chr m:val="̈"/>
                  <m:ctrlPr>
                    <w:rPr>
                      <w:rFonts w:ascii="Cambria Math" w:hAnsi="Cambria Math"/>
                      <w:sz w:val="26"/>
                      <w:szCs w:val="26"/>
                    </w:rPr>
                  </m:ctrlPr>
                </m:accPr>
                <m:e>
                  <m:r>
                    <m:rPr>
                      <m:sty m:val="p"/>
                    </m:rPr>
                    <w:rPr>
                      <w:rFonts w:ascii="Cambria Math" w:hAnsi="Cambria Math" w:hint="eastAsia"/>
                      <w:sz w:val="26"/>
                      <w:szCs w:val="26"/>
                    </w:rPr>
                    <m:t>x</m:t>
                  </m:r>
                </m:e>
              </m:acc>
            </m:e>
            <m:sub>
              <m:r>
                <w:rPr>
                  <w:rFonts w:ascii="Cambria Math" w:hAnsi="Cambria Math"/>
                  <w:sz w:val="26"/>
                  <w:szCs w:val="26"/>
                </w:rPr>
                <m:t>d</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d</m:t>
              </m:r>
            </m:sub>
          </m:sSub>
          <m:r>
            <m:rPr>
              <m:sty m:val="p"/>
            </m:rPr>
            <w:rPr>
              <w:rFonts w:ascii="Cambria Math" w:hAnsi="Cambria Math"/>
              <w:sz w:val="26"/>
              <w:szCs w:val="26"/>
            </w:rPr>
            <m:t>·</m:t>
          </m:r>
          <m:r>
            <w:rPr>
              <w:rFonts w:ascii="Cambria Math" w:hAnsi="Cambria Math"/>
              <w:sz w:val="26"/>
              <w:szCs w:val="26"/>
            </w:rPr>
            <m:t>(</m:t>
          </m:r>
          <m:r>
            <m:rPr>
              <m:sty m:val="p"/>
            </m:rPr>
            <w:rPr>
              <w:rFonts w:ascii="Cambria Math" w:hAnsi="Cambria Math"/>
              <w:sz w:val="26"/>
              <w:szCs w:val="26"/>
            </w:rPr>
            <m:t>ẋ</m:t>
          </m:r>
          <m:r>
            <w:rPr>
              <w:rFonts w:ascii="Cambria Math" w:hAnsi="Cambria Math"/>
              <w:sz w:val="26"/>
              <w:szCs w:val="26"/>
            </w:rPr>
            <m:t>-</m:t>
          </m:r>
          <m:sSub>
            <m:sSubPr>
              <m:ctrlPr>
                <w:rPr>
                  <w:rFonts w:ascii="Cambria Math" w:hAnsi="Cambria Math"/>
                  <w:sz w:val="26"/>
                  <w:szCs w:val="26"/>
                </w:rPr>
              </m:ctrlPr>
            </m:sSubPr>
            <m:e>
              <m:r>
                <m:rPr>
                  <m:sty m:val="p"/>
                </m:rPr>
                <w:rPr>
                  <w:rFonts w:ascii="Cambria Math" w:hAnsi="Cambria Math"/>
                  <w:sz w:val="26"/>
                  <w:szCs w:val="26"/>
                </w:rPr>
                <m:t>ẋ</m:t>
              </m:r>
            </m:e>
            <m:sub>
              <m:r>
                <w:rPr>
                  <w:rFonts w:ascii="Cambria Math" w:hAnsi="Cambria Math"/>
                  <w:sz w:val="26"/>
                  <w:szCs w:val="26"/>
                </w:rPr>
                <m:t>d</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d</m:t>
              </m:r>
            </m:sub>
          </m:sSub>
          <m:r>
            <m:rPr>
              <m:sty m:val="p"/>
            </m:rPr>
            <w:rPr>
              <w:rFonts w:ascii="Cambria Math" w:hAnsi="Cambria Math"/>
              <w:sz w:val="26"/>
              <w:szCs w:val="26"/>
            </w:rPr>
            <m:t>·</m:t>
          </m:r>
          <m:r>
            <w:rPr>
              <w:rFonts w:ascii="Cambria Math" w:hAnsi="Cambria Math"/>
              <w:sz w:val="26"/>
              <w:szCs w:val="26"/>
            </w:rPr>
            <m:t>(</m:t>
          </m:r>
          <m:r>
            <w:rPr>
              <w:rFonts w:ascii="Cambria Math" w:hAnsi="Cambria Math"/>
              <w:sz w:val="26"/>
              <w:szCs w:val="26"/>
            </w:rPr>
            <m:t>x</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d</m:t>
              </m:r>
            </m:sub>
          </m:sSub>
          <m:r>
            <w:rPr>
              <w:rFonts w:ascii="Cambria Math" w:hAnsi="Cambria Math"/>
              <w:sz w:val="26"/>
              <w:szCs w:val="26"/>
            </w:rPr>
            <m:t>)</m:t>
          </m:r>
        </m:oMath>
      </m:oMathPara>
    </w:p>
    <w:p w:rsidR="003D5B5C" w:rsidRDefault="00FF38C1">
      <w:pPr>
        <w:spacing w:line="480" w:lineRule="atLeast"/>
        <w:ind w:firstLineChars="200" w:firstLine="520"/>
        <w:textAlignment w:val="center"/>
        <w:rPr>
          <w:sz w:val="26"/>
          <w:szCs w:val="26"/>
        </w:rPr>
      </w:pPr>
      <w:r>
        <w:rPr>
          <w:rFonts w:hint="eastAsia"/>
          <w:sz w:val="26"/>
          <w:szCs w:val="26"/>
        </w:rPr>
        <w:t>其中，</w:t>
      </w:r>
      <m:oMath>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d</m:t>
            </m:r>
          </m:sub>
        </m:sSub>
      </m:oMath>
      <w:r>
        <w:rPr>
          <w:rFonts w:hint="eastAsia"/>
          <w:sz w:val="26"/>
          <w:szCs w:val="26"/>
        </w:rPr>
        <w:t>、</w:t>
      </w:r>
      <m:oMath>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d</m:t>
            </m:r>
          </m:sub>
        </m:sSub>
      </m:oMath>
      <w:r>
        <w:rPr>
          <w:rFonts w:hint="eastAsia"/>
          <w:sz w:val="26"/>
          <w:szCs w:val="26"/>
        </w:rPr>
        <w:t>、</w:t>
      </w:r>
      <m:oMath>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d</m:t>
            </m:r>
          </m:sub>
        </m:sSub>
      </m:oMath>
      <w:r>
        <w:rPr>
          <w:rFonts w:hint="eastAsia"/>
          <w:sz w:val="26"/>
          <w:szCs w:val="26"/>
        </w:rPr>
        <w:t>分别为期望的惯性矩阵、阻尼矩阵和刚度矩阵</w:t>
      </w:r>
      <m:oMath>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d</m:t>
            </m:r>
          </m:sub>
        </m:sSub>
      </m:oMath>
      <w:r>
        <w:rPr>
          <w:rFonts w:hint="eastAsia"/>
          <w:sz w:val="26"/>
          <w:szCs w:val="26"/>
        </w:rPr>
        <w:t>为期望轨迹，</w:t>
      </w:r>
      <m:oMath>
        <m:r>
          <w:rPr>
            <w:rFonts w:ascii="Cambria Math" w:hAnsi="Cambria Math"/>
            <w:sz w:val="26"/>
            <w:szCs w:val="26"/>
          </w:rPr>
          <m:t>x</m:t>
        </m:r>
      </m:oMath>
      <w:r>
        <w:rPr>
          <w:rFonts w:hint="eastAsia"/>
          <w:sz w:val="26"/>
          <w:szCs w:val="26"/>
        </w:rPr>
        <w:t>为实际轨迹，符号上方点的个数表示导数的阶数，下同。</w:t>
      </w:r>
    </w:p>
    <w:p w:rsidR="003D5B5C" w:rsidRDefault="00FF38C1">
      <w:pPr>
        <w:spacing w:line="480" w:lineRule="atLeast"/>
        <w:ind w:firstLineChars="200" w:firstLine="520"/>
        <w:textAlignment w:val="center"/>
        <w:rPr>
          <w:sz w:val="26"/>
          <w:szCs w:val="26"/>
        </w:rPr>
      </w:pPr>
      <w:r>
        <w:rPr>
          <w:rFonts w:hint="eastAsia"/>
          <w:sz w:val="26"/>
          <w:szCs w:val="26"/>
        </w:rPr>
        <w:t>通过调整这三个参数矩阵，可以控制灵巧手在接触操控时的柔顺性行为。</w:t>
      </w:r>
      <w:r>
        <w:rPr>
          <w:i/>
          <w:sz w:val="26"/>
          <w:szCs w:val="26"/>
        </w:rPr>
        <w:t>ẍ</w:t>
      </w:r>
      <w:r>
        <w:rPr>
          <w:rFonts w:hint="eastAsia"/>
          <w:sz w:val="26"/>
          <w:szCs w:val="26"/>
        </w:rPr>
        <w:t>、</w:t>
      </w:r>
      <w:r>
        <w:rPr>
          <w:i/>
          <w:sz w:val="26"/>
          <w:szCs w:val="26"/>
        </w:rPr>
        <w:t>ẋ</w:t>
      </w:r>
      <w:r>
        <w:rPr>
          <w:rFonts w:hint="eastAsia"/>
          <w:sz w:val="26"/>
          <w:szCs w:val="26"/>
        </w:rPr>
        <w:t>和</w:t>
      </w:r>
      <w:r>
        <w:rPr>
          <w:i/>
          <w:sz w:val="26"/>
          <w:szCs w:val="26"/>
        </w:rPr>
        <w:t>x</w:t>
      </w:r>
      <w:r>
        <w:rPr>
          <w:rFonts w:hint="eastAsia"/>
          <w:sz w:val="26"/>
          <w:szCs w:val="26"/>
        </w:rPr>
        <w:t>分别表示加速度、速度和位移。</w:t>
      </w:r>
    </w:p>
    <w:p w:rsidR="003D5B5C" w:rsidRDefault="00FF38C1">
      <w:pPr>
        <w:spacing w:line="480" w:lineRule="atLeast"/>
        <w:ind w:firstLineChars="200" w:firstLine="520"/>
        <w:textAlignment w:val="center"/>
        <w:rPr>
          <w:sz w:val="26"/>
          <w:szCs w:val="26"/>
        </w:rPr>
      </w:pPr>
      <w:r>
        <w:rPr>
          <w:rFonts w:hint="eastAsia"/>
          <w:sz w:val="26"/>
          <w:szCs w:val="26"/>
        </w:rPr>
        <w:t>（</w:t>
      </w:r>
      <w:r>
        <w:rPr>
          <w:rFonts w:hint="eastAsia"/>
          <w:sz w:val="26"/>
          <w:szCs w:val="26"/>
        </w:rPr>
        <w:t>3</w:t>
      </w:r>
      <w:r>
        <w:rPr>
          <w:rFonts w:hint="eastAsia"/>
          <w:sz w:val="26"/>
          <w:szCs w:val="26"/>
        </w:rPr>
        <w:t>）导纳控制模型。</w:t>
      </w:r>
    </w:p>
    <w:p w:rsidR="003D5B5C" w:rsidRDefault="00FF38C1">
      <w:pPr>
        <w:spacing w:line="480" w:lineRule="atLeast"/>
        <w:ind w:firstLineChars="200" w:firstLine="520"/>
        <w:textAlignment w:val="center"/>
        <w:rPr>
          <w:sz w:val="26"/>
          <w:szCs w:val="26"/>
        </w:rPr>
      </w:pPr>
      <w:r>
        <w:rPr>
          <w:rFonts w:hint="eastAsia"/>
          <w:sz w:val="26"/>
          <w:szCs w:val="26"/>
        </w:rPr>
        <w:lastRenderedPageBreak/>
        <w:t>导纳控制是阻抗控制的对偶形式：以外部力为输入，输出期望运动调整量。适用于具有高刚度</w:t>
      </w:r>
      <w:proofErr w:type="gramStart"/>
      <w:r>
        <w:rPr>
          <w:rFonts w:hint="eastAsia"/>
          <w:sz w:val="26"/>
          <w:szCs w:val="26"/>
        </w:rPr>
        <w:t>位置环</w:t>
      </w:r>
      <w:proofErr w:type="gramEnd"/>
      <w:r>
        <w:rPr>
          <w:rFonts w:hint="eastAsia"/>
          <w:sz w:val="26"/>
          <w:szCs w:val="26"/>
        </w:rPr>
        <w:t>的灵巧手系统，如谐波减速驱动的关节：</w:t>
      </w:r>
    </w:p>
    <w:p w:rsidR="003D5B5C" w:rsidRDefault="00FF38C1">
      <w:pPr>
        <w:spacing w:line="480" w:lineRule="atLeast"/>
        <w:ind w:firstLineChars="200" w:firstLine="520"/>
        <w:textAlignment w:val="center"/>
        <w:rPr>
          <w:sz w:val="26"/>
          <w:szCs w:val="26"/>
        </w:rPr>
      </w:pPr>
      <m:oMathPara>
        <m:oMath>
          <m:r>
            <m:rPr>
              <m:sty m:val="p"/>
            </m:rPr>
            <w:rPr>
              <w:rFonts w:ascii="Cambria Math" w:hAnsi="Cambria Math"/>
              <w:sz w:val="26"/>
              <w:szCs w:val="26"/>
            </w:rPr>
            <m:t>Δ</m:t>
          </m:r>
          <m:r>
            <w:rPr>
              <w:rFonts w:ascii="Cambria Math" w:hAnsi="Cambria Math"/>
              <w:sz w:val="26"/>
              <w:szCs w:val="26"/>
            </w:rPr>
            <m:t>x</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d</m:t>
              </m:r>
            </m:sub>
          </m:sSub>
          <m:r>
            <m:rPr>
              <m:sty m:val="p"/>
            </m:rPr>
            <w:rPr>
              <w:rFonts w:ascii="Cambria Math" w:hAnsi="Cambria Math"/>
              <w:sz w:val="26"/>
              <w:szCs w:val="26"/>
            </w:rPr>
            <m:t>⁻</m:t>
          </m:r>
          <m:r>
            <m:rPr>
              <m:sty m:val="p"/>
            </m:rPr>
            <w:rPr>
              <w:rFonts w:ascii="Cambria Math" w:hAnsi="Cambria Math"/>
              <w:sz w:val="26"/>
              <w:szCs w:val="26"/>
            </w:rPr>
            <m:t>¹·</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ext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d</m:t>
              </m:r>
            </m:sub>
          </m:sSub>
          <m:r>
            <m:rPr>
              <m:sty m:val="p"/>
            </m:rPr>
            <w:rPr>
              <w:rFonts w:ascii="Cambria Math" w:hAnsi="Cambria Math"/>
              <w:sz w:val="26"/>
              <w:szCs w:val="26"/>
            </w:rPr>
            <m:t>·Δ</m:t>
          </m:r>
          <m:r>
            <m:rPr>
              <m:sty m:val="p"/>
            </m:rPr>
            <w:rPr>
              <w:rFonts w:ascii="Cambria Math" w:hAnsi="Cambria Math"/>
              <w:sz w:val="26"/>
              <w:szCs w:val="26"/>
            </w:rPr>
            <m:t>ẋ</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d</m:t>
              </m:r>
            </m:sub>
          </m:sSub>
          <m:r>
            <m:rPr>
              <m:sty m:val="p"/>
            </m:rPr>
            <w:rPr>
              <w:rFonts w:ascii="Cambria Math" w:hAnsi="Cambria Math"/>
              <w:sz w:val="26"/>
              <w:szCs w:val="26"/>
            </w:rPr>
            <m:t>·Δ</m:t>
          </m:r>
          <m:r>
            <w:rPr>
              <w:rFonts w:ascii="Cambria Math" w:hAnsi="Cambria Math"/>
              <w:sz w:val="26"/>
              <w:szCs w:val="26"/>
            </w:rPr>
            <m:t>x</m:t>
          </m:r>
          <m:r>
            <w:rPr>
              <w:rFonts w:ascii="Cambria Math" w:hAnsi="Cambria Math"/>
              <w:sz w:val="26"/>
              <w:szCs w:val="26"/>
            </w:rPr>
            <m:t>)</m:t>
          </m:r>
          <m:r>
            <w:rPr>
              <w:rFonts w:ascii="Cambria Math" w:hAnsi="Cambria Math"/>
              <w:sz w:val="26"/>
              <w:szCs w:val="26"/>
            </w:rPr>
            <m:t>dt</m:t>
          </m:r>
          <m:r>
            <m:rPr>
              <m:sty m:val="p"/>
            </m:rPr>
            <w:rPr>
              <w:rFonts w:ascii="Cambria Math" w:hAnsi="Cambria Math"/>
              <w:sz w:val="26"/>
              <w:szCs w:val="26"/>
            </w:rPr>
            <m:t>²</m:t>
          </m:r>
        </m:oMath>
      </m:oMathPara>
    </w:p>
    <w:p w:rsidR="003D5B5C" w:rsidRDefault="00FF38C1">
      <w:pPr>
        <w:spacing w:line="480" w:lineRule="atLeast"/>
        <w:ind w:firstLineChars="200" w:firstLine="520"/>
        <w:textAlignment w:val="center"/>
        <w:rPr>
          <w:sz w:val="26"/>
          <w:szCs w:val="26"/>
        </w:rPr>
      </w:pPr>
      <w:r>
        <w:rPr>
          <w:rFonts w:hint="eastAsia"/>
          <w:sz w:val="26"/>
          <w:szCs w:val="26"/>
        </w:rPr>
        <w:t>其中，</w:t>
      </w:r>
      <m:oMath>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ext</m:t>
            </m:r>
          </m:sub>
        </m:sSub>
      </m:oMath>
      <w:r>
        <w:rPr>
          <w:rFonts w:hint="eastAsia"/>
          <w:sz w:val="26"/>
          <w:szCs w:val="26"/>
        </w:rPr>
        <w:t>为末端执行器所受外部接触力，</w:t>
      </w:r>
      <m:oMath>
        <m:r>
          <m:rPr>
            <m:sty m:val="p"/>
          </m:rPr>
          <w:rPr>
            <w:rFonts w:ascii="Cambria Math" w:hAnsi="Cambria Math"/>
            <w:sz w:val="26"/>
            <w:szCs w:val="26"/>
          </w:rPr>
          <m:t>Δ</m:t>
        </m:r>
        <m:r>
          <w:rPr>
            <w:rFonts w:ascii="Cambria Math" w:hAnsi="Cambria Math"/>
            <w:sz w:val="26"/>
            <w:szCs w:val="26"/>
          </w:rPr>
          <m:t>x</m:t>
        </m:r>
      </m:oMath>
      <w:r>
        <w:rPr>
          <w:rFonts w:hint="eastAsia"/>
          <w:sz w:val="26"/>
          <w:szCs w:val="26"/>
        </w:rPr>
        <w:t>为当前位置相对期望轨迹</w:t>
      </w: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d</m:t>
            </m:r>
          </m:sub>
        </m:sSub>
      </m:oMath>
      <w:r>
        <w:rPr>
          <w:rFonts w:hint="eastAsia"/>
          <w:sz w:val="26"/>
          <w:szCs w:val="26"/>
        </w:rPr>
        <w:t>的位置误差，</w:t>
      </w:r>
      <m:oMath>
        <m:r>
          <m:rPr>
            <m:sty m:val="p"/>
          </m:rPr>
          <w:rPr>
            <w:rFonts w:ascii="Cambria Math" w:hAnsi="Cambria Math"/>
            <w:sz w:val="26"/>
            <w:szCs w:val="26"/>
          </w:rPr>
          <m:t>Δ</m:t>
        </m:r>
        <m:r>
          <w:rPr>
            <w:rFonts w:ascii="Cambria Math" w:hAnsi="Cambria Math"/>
            <w:sz w:val="26"/>
            <w:szCs w:val="26"/>
          </w:rPr>
          <m:t>x</m:t>
        </m:r>
      </m:oMath>
      <w:r>
        <w:rPr>
          <w:rFonts w:hint="eastAsia"/>
          <w:sz w:val="26"/>
          <w:szCs w:val="26"/>
        </w:rPr>
        <w:t>的时间导</w:t>
      </w:r>
      <w:r>
        <w:rPr>
          <w:rFonts w:hint="eastAsia"/>
          <w:sz w:val="26"/>
          <w:szCs w:val="26"/>
        </w:rPr>
        <w:t>数</w:t>
      </w:r>
      <m:oMath>
        <m:r>
          <m:rPr>
            <m:sty m:val="p"/>
          </m:rPr>
          <w:rPr>
            <w:rFonts w:ascii="Cambria Math" w:hAnsi="Cambria Math"/>
            <w:sz w:val="26"/>
            <w:szCs w:val="26"/>
          </w:rPr>
          <m:t>Δ</m:t>
        </m:r>
        <m:r>
          <m:rPr>
            <m:sty m:val="p"/>
          </m:rPr>
          <w:rPr>
            <w:rFonts w:ascii="Cambria Math" w:hAnsi="Cambria Math"/>
            <w:sz w:val="26"/>
            <w:szCs w:val="26"/>
          </w:rPr>
          <m:t>ẋ</m:t>
        </m:r>
      </m:oMath>
      <w:r>
        <w:rPr>
          <w:rFonts w:hint="eastAsia"/>
          <w:sz w:val="26"/>
          <w:szCs w:val="26"/>
        </w:rPr>
        <w:t>为速度误差，</w:t>
      </w:r>
      <m:oMath>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d</m:t>
            </m:r>
          </m:sub>
        </m:sSub>
      </m:oMath>
      <w:r>
        <w:rPr>
          <w:rFonts w:hint="eastAsia"/>
          <w:sz w:val="26"/>
          <w:szCs w:val="26"/>
        </w:rPr>
        <w:t>、</w:t>
      </w:r>
      <m:oMath>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d</m:t>
            </m:r>
          </m:sub>
        </m:sSub>
      </m:oMath>
      <w:r>
        <w:rPr>
          <w:rFonts w:hint="eastAsia"/>
          <w:sz w:val="26"/>
          <w:szCs w:val="26"/>
        </w:rPr>
        <w:t>和</w:t>
      </w:r>
      <m:oMath>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d</m:t>
            </m:r>
          </m:sub>
        </m:sSub>
      </m:oMath>
      <w:r>
        <w:rPr>
          <w:rFonts w:hint="eastAsia"/>
          <w:sz w:val="26"/>
          <w:szCs w:val="26"/>
        </w:rPr>
        <w:t>分别为导纳模型设定的虚拟惯量矩阵、虚拟阻尼矩阵和虚拟刚度矩阵。</w:t>
      </w:r>
    </w:p>
    <w:p w:rsidR="003D5B5C" w:rsidRDefault="00FF38C1">
      <w:pPr>
        <w:spacing w:line="480" w:lineRule="atLeast"/>
        <w:ind w:firstLineChars="200" w:firstLine="520"/>
        <w:textAlignment w:val="center"/>
        <w:rPr>
          <w:sz w:val="26"/>
          <w:szCs w:val="26"/>
        </w:rPr>
      </w:pPr>
      <w:r>
        <w:rPr>
          <w:rFonts w:hint="eastAsia"/>
          <w:sz w:val="26"/>
          <w:szCs w:val="26"/>
        </w:rPr>
        <w:t>导纳控制将力信号转化为位置修正量，再由内环位置控制器执行，在工程实现中更加稳定。</w:t>
      </w:r>
    </w:p>
    <w:p w:rsidR="003D5B5C" w:rsidRDefault="00FF38C1">
      <w:pPr>
        <w:spacing w:line="480" w:lineRule="atLeast"/>
        <w:ind w:firstLineChars="200" w:firstLine="520"/>
        <w:textAlignment w:val="center"/>
        <w:rPr>
          <w:sz w:val="26"/>
          <w:szCs w:val="26"/>
        </w:rPr>
      </w:pPr>
      <w:r>
        <w:rPr>
          <w:rFonts w:hint="eastAsia"/>
          <w:sz w:val="26"/>
          <w:szCs w:val="26"/>
        </w:rPr>
        <w:t>（</w:t>
      </w:r>
      <w:r>
        <w:rPr>
          <w:rFonts w:hint="eastAsia"/>
          <w:sz w:val="26"/>
          <w:szCs w:val="26"/>
        </w:rPr>
        <w:t>4</w:t>
      </w:r>
      <w:r>
        <w:rPr>
          <w:rFonts w:hint="eastAsia"/>
          <w:sz w:val="26"/>
          <w:szCs w:val="26"/>
        </w:rPr>
        <w:t>）力</w:t>
      </w:r>
      <w:r>
        <w:rPr>
          <w:rFonts w:hint="eastAsia"/>
          <w:sz w:val="26"/>
          <w:szCs w:val="26"/>
        </w:rPr>
        <w:t>/</w:t>
      </w:r>
      <w:r>
        <w:rPr>
          <w:rFonts w:hint="eastAsia"/>
          <w:sz w:val="26"/>
          <w:szCs w:val="26"/>
        </w:rPr>
        <w:t>位混合控制。</w:t>
      </w:r>
    </w:p>
    <w:p w:rsidR="003D5B5C" w:rsidRDefault="00FF38C1">
      <w:pPr>
        <w:spacing w:line="480" w:lineRule="atLeast"/>
        <w:ind w:firstLineChars="200" w:firstLine="520"/>
        <w:textAlignment w:val="center"/>
        <w:rPr>
          <w:sz w:val="26"/>
          <w:szCs w:val="26"/>
        </w:rPr>
      </w:pPr>
      <w:r>
        <w:rPr>
          <w:rFonts w:hint="eastAsia"/>
          <w:sz w:val="26"/>
          <w:szCs w:val="26"/>
        </w:rPr>
        <w:t>在操控任务中，某些方向需要力控制，如握持力方向，某些方向需要位置控制，如滑动方向。</w:t>
      </w:r>
      <w:r>
        <w:rPr>
          <w:rFonts w:hint="eastAsia"/>
          <w:sz w:val="26"/>
          <w:szCs w:val="26"/>
        </w:rPr>
        <w:t>Raibert-Craig</w:t>
      </w:r>
      <w:r>
        <w:rPr>
          <w:rFonts w:hint="eastAsia"/>
          <w:sz w:val="26"/>
          <w:szCs w:val="26"/>
        </w:rPr>
        <w:t>框架通过选择矩阵</w:t>
      </w:r>
      <w:r>
        <w:rPr>
          <w:rFonts w:hint="eastAsia"/>
          <w:i/>
          <w:sz w:val="26"/>
          <w:szCs w:val="26"/>
        </w:rPr>
        <w:t>S</w:t>
      </w:r>
      <w:r>
        <w:rPr>
          <w:rFonts w:hint="eastAsia"/>
          <w:sz w:val="26"/>
          <w:szCs w:val="26"/>
        </w:rPr>
        <w:t>将任务空间分解为力控</w:t>
      </w:r>
      <w:proofErr w:type="gramStart"/>
      <w:r>
        <w:rPr>
          <w:rFonts w:hint="eastAsia"/>
          <w:sz w:val="26"/>
          <w:szCs w:val="26"/>
        </w:rPr>
        <w:t>和位控子空间</w:t>
      </w:r>
      <w:proofErr w:type="gramEnd"/>
      <w:r>
        <w:rPr>
          <w:rFonts w:hint="eastAsia"/>
          <w:sz w:val="26"/>
          <w:szCs w:val="26"/>
        </w:rPr>
        <w:t>：</w:t>
      </w:r>
    </w:p>
    <w:p w:rsidR="003D5B5C" w:rsidRDefault="00FF38C1">
      <w:pPr>
        <w:spacing w:line="480" w:lineRule="atLeast"/>
        <w:ind w:firstLineChars="200" w:firstLine="520"/>
        <w:textAlignment w:val="center"/>
        <w:rPr>
          <w:sz w:val="26"/>
          <w:szCs w:val="26"/>
        </w:rPr>
      </w:pPr>
      <m:oMathPara>
        <m:oMath>
          <m:r>
            <w:rPr>
              <w:rFonts w:ascii="Cambria Math" w:hAnsi="Cambria Math"/>
              <w:sz w:val="26"/>
              <w:szCs w:val="26"/>
            </w:rPr>
            <m:t>τ</m:t>
          </m:r>
          <m:r>
            <w:rPr>
              <w:rFonts w:ascii="Cambria Math" w:hAnsi="Cambria Math"/>
              <w:sz w:val="26"/>
              <w:szCs w:val="26"/>
            </w:rPr>
            <m:t>=</m:t>
          </m:r>
          <m:r>
            <w:rPr>
              <w:rFonts w:ascii="Cambria Math" w:hAnsi="Cambria Math"/>
              <w:sz w:val="26"/>
              <w:szCs w:val="26"/>
            </w:rPr>
            <m:t>J</m:t>
          </m:r>
          <m:r>
            <m:rPr>
              <m:sty m:val="p"/>
            </m:rPr>
            <w:rPr>
              <w:rFonts w:ascii="Cambria Math" w:hAnsi="Cambria Math"/>
              <w:sz w:val="26"/>
              <w:szCs w:val="26"/>
            </w:rPr>
            <m:t>ᵀ</m:t>
          </m:r>
          <m:r>
            <m:rPr>
              <m:sty m:val="p"/>
            </m:rPr>
            <w:rPr>
              <w:rFonts w:ascii="Cambria Math" w:hAnsi="Cambria Math"/>
              <w:sz w:val="26"/>
              <w:szCs w:val="26"/>
            </w:rPr>
            <m:t>·</m:t>
          </m:r>
          <m:r>
            <w:rPr>
              <w:rFonts w:ascii="Cambria Math" w:hAnsi="Cambria Math"/>
              <w:sz w:val="26"/>
              <w:szCs w:val="26"/>
            </w:rPr>
            <m:t>[</m:t>
          </m:r>
          <m:r>
            <w:rPr>
              <w:rFonts w:ascii="Cambria Math" w:hAnsi="Cambria Math"/>
              <w:sz w:val="26"/>
              <w:szCs w:val="26"/>
            </w:rPr>
            <m:t>S</m:t>
          </m:r>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desired</m:t>
              </m:r>
            </m:sub>
          </m:sSub>
          <m:r>
            <w:rPr>
              <w:rFonts w:ascii="Cambria Math" w:hAnsi="Cambria Math"/>
              <w:sz w:val="26"/>
              <w:szCs w:val="26"/>
            </w:rPr>
            <m:t>+(</m:t>
          </m:r>
          <m:r>
            <w:rPr>
              <w:rFonts w:ascii="Cambria Math" w:hAnsi="Cambria Math"/>
              <w:sz w:val="26"/>
              <w:szCs w:val="26"/>
            </w:rPr>
            <m:t>I</m:t>
          </m:r>
          <m:r>
            <w:rPr>
              <w:rFonts w:ascii="Cambria Math" w:hAnsi="Cambria Math"/>
              <w:sz w:val="26"/>
              <w:szCs w:val="26"/>
            </w:rPr>
            <m:t>-</m:t>
          </m:r>
          <m:r>
            <w:rPr>
              <w:rFonts w:ascii="Cambria Math" w:hAnsi="Cambria Math"/>
              <w:sz w:val="26"/>
              <w:szCs w:val="26"/>
            </w:rPr>
            <m:t>S</m:t>
          </m:r>
          <m:r>
            <w:rPr>
              <w:rFonts w:ascii="Cambria Math" w:hAnsi="Cambria Math"/>
              <w:sz w:val="26"/>
              <w:szCs w:val="26"/>
            </w:rPr>
            <m:t>)</m:t>
          </m:r>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p</m:t>
              </m:r>
            </m:sub>
          </m:sSub>
          <m:r>
            <m:rPr>
              <m:sty m:val="p"/>
            </m:rPr>
            <w:rPr>
              <w:rFonts w:ascii="Cambria Math" w:hAnsi="Cambria Math"/>
              <w:sz w:val="26"/>
              <w:szCs w:val="26"/>
            </w:rPr>
            <m:t>·Δ</m:t>
          </m:r>
          <m:r>
            <w:rPr>
              <w:rFonts w:ascii="Cambria Math" w:hAnsi="Cambria Math"/>
              <w:sz w:val="26"/>
              <w:szCs w:val="26"/>
            </w:rPr>
            <m:t>x</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d</m:t>
              </m:r>
            </m:sub>
          </m:sSub>
          <m:r>
            <m:rPr>
              <m:sty m:val="p"/>
            </m:rPr>
            <w:rPr>
              <w:rFonts w:ascii="Cambria Math" w:hAnsi="Cambria Math"/>
              <w:sz w:val="26"/>
              <w:szCs w:val="26"/>
            </w:rPr>
            <m:t>·Δ</m:t>
          </m:r>
          <m:r>
            <m:rPr>
              <m:sty m:val="p"/>
            </m:rPr>
            <w:rPr>
              <w:rFonts w:ascii="Cambria Math" w:hAnsi="Cambria Math"/>
              <w:sz w:val="26"/>
              <w:szCs w:val="26"/>
            </w:rPr>
            <m:t>ẋ</m:t>
          </m:r>
          <m:r>
            <w:rPr>
              <w:rFonts w:ascii="Cambria Math" w:hAnsi="Cambria Math"/>
              <w:sz w:val="26"/>
              <w:szCs w:val="26"/>
            </w:rPr>
            <m:t>]</m:t>
          </m:r>
        </m:oMath>
      </m:oMathPara>
    </w:p>
    <w:p w:rsidR="003D5B5C" w:rsidRDefault="00FF38C1">
      <w:pPr>
        <w:spacing w:line="480" w:lineRule="atLeast"/>
        <w:ind w:firstLineChars="200" w:firstLine="520"/>
        <w:textAlignment w:val="center"/>
        <w:rPr>
          <w:sz w:val="26"/>
          <w:szCs w:val="26"/>
        </w:rPr>
      </w:pPr>
      <w:r>
        <w:rPr>
          <w:rFonts w:hint="eastAsia"/>
          <w:sz w:val="26"/>
          <w:szCs w:val="26"/>
        </w:rPr>
        <w:t>其中，</w:t>
      </w:r>
      <w:r>
        <w:rPr>
          <w:rFonts w:hint="eastAsia"/>
          <w:i/>
          <w:sz w:val="26"/>
          <w:szCs w:val="26"/>
        </w:rPr>
        <w:t>S</w:t>
      </w:r>
      <w:r>
        <w:rPr>
          <w:rFonts w:hint="eastAsia"/>
          <w:sz w:val="26"/>
          <w:szCs w:val="26"/>
        </w:rPr>
        <w:t>为任务空间选择矩阵，用于区分力</w:t>
      </w:r>
      <w:proofErr w:type="gramStart"/>
      <w:r>
        <w:rPr>
          <w:rFonts w:hint="eastAsia"/>
          <w:sz w:val="26"/>
          <w:szCs w:val="26"/>
        </w:rPr>
        <w:t>控方向和位控</w:t>
      </w:r>
      <w:proofErr w:type="gramEnd"/>
      <w:r>
        <w:rPr>
          <w:rFonts w:hint="eastAsia"/>
          <w:sz w:val="26"/>
          <w:szCs w:val="26"/>
        </w:rPr>
        <w:t>方向；</w:t>
      </w:r>
      <w:r>
        <w:rPr>
          <w:rFonts w:hint="eastAsia"/>
          <w:i/>
          <w:sz w:val="26"/>
          <w:szCs w:val="26"/>
        </w:rPr>
        <w:t>F</w:t>
      </w:r>
      <w:r>
        <w:rPr>
          <w:rFonts w:hint="eastAsia"/>
          <w:i/>
          <w:sz w:val="26"/>
          <w:szCs w:val="26"/>
          <w:vertAlign w:val="subscript"/>
        </w:rPr>
        <w:t>desired</w:t>
      </w:r>
      <w:r>
        <w:rPr>
          <w:rFonts w:hint="eastAsia"/>
          <w:sz w:val="26"/>
          <w:szCs w:val="26"/>
        </w:rPr>
        <w:t>为期望接触力向量；</w:t>
      </w:r>
      <w:r>
        <w:rPr>
          <w:rFonts w:hint="eastAsia"/>
          <w:i/>
          <w:sz w:val="26"/>
          <w:szCs w:val="26"/>
        </w:rPr>
        <w:t>I</w:t>
      </w:r>
      <w:r>
        <w:rPr>
          <w:rFonts w:hint="eastAsia"/>
          <w:sz w:val="26"/>
          <w:szCs w:val="26"/>
        </w:rPr>
        <w:t>为单位矩阵；</w:t>
      </w:r>
      <w:r>
        <w:rPr>
          <w:rFonts w:hint="eastAsia"/>
          <w:i/>
          <w:sz w:val="26"/>
          <w:szCs w:val="26"/>
        </w:rPr>
        <w:t>K</w:t>
      </w:r>
      <w:r>
        <w:rPr>
          <w:rFonts w:hint="eastAsia"/>
          <w:i/>
          <w:sz w:val="26"/>
          <w:szCs w:val="26"/>
          <w:vertAlign w:val="subscript"/>
        </w:rPr>
        <w:t>p</w:t>
      </w:r>
      <w:r>
        <w:rPr>
          <w:rFonts w:hint="eastAsia"/>
          <w:sz w:val="26"/>
          <w:szCs w:val="26"/>
        </w:rPr>
        <w:t>和</w:t>
      </w:r>
      <w:r>
        <w:rPr>
          <w:rFonts w:hint="eastAsia"/>
          <w:i/>
          <w:sz w:val="26"/>
          <w:szCs w:val="26"/>
        </w:rPr>
        <w:t>K</w:t>
      </w:r>
      <w:r>
        <w:rPr>
          <w:rFonts w:hint="eastAsia"/>
          <w:i/>
          <w:sz w:val="26"/>
          <w:szCs w:val="26"/>
          <w:vertAlign w:val="subscript"/>
        </w:rPr>
        <w:t>d</w:t>
      </w:r>
      <w:r>
        <w:rPr>
          <w:rFonts w:hint="eastAsia"/>
          <w:sz w:val="26"/>
          <w:szCs w:val="26"/>
        </w:rPr>
        <w:t>分别为位置反馈比例增益和速度反馈微分增益；</w:t>
      </w:r>
      <m:oMath>
        <m:r>
          <m:rPr>
            <m:sty m:val="p"/>
          </m:rPr>
          <w:rPr>
            <w:rFonts w:ascii="Cambria Math" w:hAnsi="Cambria Math"/>
            <w:sz w:val="26"/>
            <w:szCs w:val="26"/>
          </w:rPr>
          <m:t>Δ</m:t>
        </m:r>
        <m:r>
          <w:rPr>
            <w:rFonts w:ascii="Cambria Math" w:hAnsi="Cambria Math"/>
            <w:sz w:val="26"/>
            <w:szCs w:val="26"/>
          </w:rPr>
          <m:t>x</m:t>
        </m:r>
      </m:oMath>
      <w:r>
        <w:rPr>
          <w:rFonts w:hint="eastAsia"/>
          <w:sz w:val="26"/>
          <w:szCs w:val="26"/>
        </w:rPr>
        <w:t>和</w:t>
      </w:r>
      <m:oMath>
        <m:r>
          <w:rPr>
            <w:rFonts w:ascii="Cambria Math" w:hAnsi="Cambria Math"/>
            <w:sz w:val="26"/>
            <w:szCs w:val="26"/>
          </w:rPr>
          <m:t>Δẋ</m:t>
        </m:r>
      </m:oMath>
      <w:r>
        <w:rPr>
          <w:rFonts w:hint="eastAsia"/>
          <w:sz w:val="26"/>
          <w:szCs w:val="26"/>
        </w:rPr>
        <w:t>分别为任务空间位置误差和速度误差。</w:t>
      </w:r>
    </w:p>
    <w:p w:rsidR="003D5B5C" w:rsidRDefault="00FF38C1">
      <w:pPr>
        <w:spacing w:line="480" w:lineRule="atLeast"/>
        <w:ind w:firstLineChars="200" w:firstLine="520"/>
        <w:textAlignment w:val="center"/>
        <w:rPr>
          <w:sz w:val="26"/>
          <w:szCs w:val="26"/>
        </w:rPr>
      </w:pPr>
      <w:r>
        <w:rPr>
          <w:rFonts w:hint="eastAsia"/>
          <w:sz w:val="26"/>
          <w:szCs w:val="26"/>
        </w:rPr>
        <w:t>在灵巧手抓取场景中，法</w:t>
      </w:r>
      <w:proofErr w:type="gramStart"/>
      <w:r>
        <w:rPr>
          <w:rFonts w:hint="eastAsia"/>
          <w:sz w:val="26"/>
          <w:szCs w:val="26"/>
        </w:rPr>
        <w:t>向力控保证</w:t>
      </w:r>
      <w:proofErr w:type="gramEnd"/>
      <w:r>
        <w:rPr>
          <w:rFonts w:hint="eastAsia"/>
          <w:sz w:val="26"/>
          <w:szCs w:val="26"/>
        </w:rPr>
        <w:t>稳定握持，切向</w:t>
      </w:r>
      <w:proofErr w:type="gramStart"/>
      <w:r>
        <w:rPr>
          <w:rFonts w:hint="eastAsia"/>
          <w:sz w:val="26"/>
          <w:szCs w:val="26"/>
        </w:rPr>
        <w:t>位控实现</w:t>
      </w:r>
      <w:proofErr w:type="gramEnd"/>
      <w:r>
        <w:rPr>
          <w:rFonts w:hint="eastAsia"/>
          <w:sz w:val="26"/>
          <w:szCs w:val="26"/>
        </w:rPr>
        <w:t>精确操控，两者解耦工作。</w:t>
      </w:r>
    </w:p>
    <w:p w:rsidR="003D5B5C" w:rsidRDefault="00FF38C1">
      <w:pPr>
        <w:spacing w:line="480" w:lineRule="atLeast"/>
        <w:ind w:firstLineChars="200" w:firstLine="520"/>
        <w:textAlignment w:val="center"/>
        <w:rPr>
          <w:sz w:val="26"/>
          <w:szCs w:val="26"/>
        </w:rPr>
      </w:pPr>
      <w:r>
        <w:rPr>
          <w:rFonts w:hint="eastAsia"/>
          <w:sz w:val="26"/>
          <w:szCs w:val="26"/>
        </w:rPr>
        <w:t>（</w:t>
      </w:r>
      <w:r>
        <w:rPr>
          <w:rFonts w:hint="eastAsia"/>
          <w:sz w:val="26"/>
          <w:szCs w:val="26"/>
        </w:rPr>
        <w:t>5</w:t>
      </w:r>
      <w:r>
        <w:rPr>
          <w:rFonts w:hint="eastAsia"/>
          <w:sz w:val="26"/>
          <w:szCs w:val="26"/>
        </w:rPr>
        <w:t>）接触力估计与观测器。</w:t>
      </w:r>
    </w:p>
    <w:p w:rsidR="003D5B5C" w:rsidRDefault="00FF38C1">
      <w:pPr>
        <w:spacing w:line="480" w:lineRule="atLeast"/>
        <w:ind w:firstLineChars="200" w:firstLine="520"/>
        <w:textAlignment w:val="center"/>
        <w:rPr>
          <w:sz w:val="26"/>
          <w:szCs w:val="26"/>
        </w:rPr>
      </w:pPr>
      <w:r>
        <w:rPr>
          <w:rFonts w:hint="eastAsia"/>
          <w:sz w:val="26"/>
          <w:szCs w:val="26"/>
        </w:rPr>
        <w:t>灵巧手的力反馈依赖于准确的接触力信息。当硬件缺乏指尖力传感器时，可用广义动量观测器（</w:t>
      </w:r>
      <w:r>
        <w:rPr>
          <w:rFonts w:hint="eastAsia"/>
          <w:sz w:val="26"/>
          <w:szCs w:val="26"/>
        </w:rPr>
        <w:t>Generalized Momentum Observer</w:t>
      </w:r>
      <w:r>
        <w:rPr>
          <w:rFonts w:hint="eastAsia"/>
          <w:sz w:val="26"/>
          <w:szCs w:val="26"/>
        </w:rPr>
        <w:t>）从关节电流</w:t>
      </w:r>
      <w:r>
        <w:rPr>
          <w:rFonts w:hint="eastAsia"/>
          <w:sz w:val="26"/>
          <w:szCs w:val="26"/>
        </w:rPr>
        <w:t>/</w:t>
      </w:r>
      <w:r>
        <w:rPr>
          <w:rFonts w:hint="eastAsia"/>
          <w:sz w:val="26"/>
          <w:szCs w:val="26"/>
        </w:rPr>
        <w:t>力矩信号中估计外部接触力：</w:t>
      </w:r>
    </w:p>
    <w:p w:rsidR="003D5B5C" w:rsidRDefault="00FF38C1">
      <w:pPr>
        <w:spacing w:line="480" w:lineRule="atLeast"/>
        <w:ind w:firstLineChars="200" w:firstLine="520"/>
        <w:textAlignment w:val="center"/>
        <w:rPr>
          <w:sz w:val="26"/>
          <w:szCs w:val="26"/>
        </w:rPr>
      </w:pPr>
      <m:oMathPara>
        <m:oMath>
          <m:r>
            <w:rPr>
              <w:rFonts w:ascii="Cambria Math" w:hAnsi="Cambria Math"/>
              <w:sz w:val="26"/>
              <w:szCs w:val="26"/>
            </w:rPr>
            <m:t>F</m:t>
          </m:r>
          <m:sSub>
            <m:sSubPr>
              <m:ctrlPr>
                <w:rPr>
                  <w:rFonts w:ascii="Cambria Math" w:hAnsi="Cambria Math"/>
                  <w:sz w:val="26"/>
                  <w:szCs w:val="26"/>
                </w:rPr>
              </m:ctrlPr>
            </m:sSubPr>
            <m:e>
              <m:r>
                <m:rPr>
                  <m:sty m:val="p"/>
                </m:rPr>
                <w:rPr>
                  <w:rFonts w:ascii="Cambria Math" w:hAnsi="Cambria Math"/>
                  <w:sz w:val="26"/>
                  <w:szCs w:val="26"/>
                </w:rPr>
                <m:t>̂</m:t>
              </m:r>
            </m:e>
            <m:sub>
              <m:r>
                <w:rPr>
                  <w:rFonts w:ascii="Cambria Math" w:hAnsi="Cambria Math"/>
                  <w:sz w:val="26"/>
                  <w:szCs w:val="26"/>
                </w:rPr>
                <m:t>ext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O</m:t>
              </m:r>
            </m:sub>
          </m:sSub>
          <m:r>
            <m:rPr>
              <m:sty m:val="p"/>
            </m:rPr>
            <w:rPr>
              <w:rFonts w:ascii="Cambria Math" w:hAnsi="Cambria Math"/>
              <w:sz w:val="26"/>
              <w:szCs w:val="26"/>
            </w:rPr>
            <m:t>·</m:t>
          </m:r>
          <m:r>
            <w:rPr>
              <w:rFonts w:ascii="Cambria Math" w:hAnsi="Cambria Math"/>
              <w:sz w:val="26"/>
              <w:szCs w:val="26"/>
            </w:rPr>
            <m:t>(</m:t>
          </m:r>
          <m:r>
            <w:rPr>
              <w:rFonts w:ascii="Cambria Math" w:hAnsi="Cambria Math"/>
              <w:sz w:val="26"/>
              <w:szCs w:val="26"/>
            </w:rPr>
            <m:t>p</m:t>
          </m:r>
          <m:r>
            <w:rPr>
              <w:rFonts w:ascii="Cambria Math" w:hAnsi="Cambria Math"/>
              <w:sz w:val="26"/>
              <w:szCs w:val="26"/>
            </w:rPr>
            <m:t>-∫</m:t>
          </m:r>
          <m:r>
            <w:rPr>
              <w:rFonts w:ascii="Cambria Math" w:hAnsi="Cambria Math"/>
              <w:sz w:val="26"/>
              <w:szCs w:val="26"/>
            </w:rPr>
            <m:t>(</m:t>
          </m:r>
          <m:r>
            <w:rPr>
              <w:rFonts w:ascii="Cambria Math" w:hAnsi="Cambria Math"/>
              <w:sz w:val="26"/>
              <w:szCs w:val="26"/>
            </w:rPr>
            <m:t>τ</m:t>
          </m:r>
          <m:r>
            <w:rPr>
              <w:rFonts w:ascii="Cambria Math" w:hAnsi="Cambria Math"/>
              <w:sz w:val="26"/>
              <w:szCs w:val="26"/>
            </w:rPr>
            <m:t>-</m:t>
          </m:r>
          <m:r>
            <w:rPr>
              <w:rFonts w:ascii="Cambria Math" w:hAnsi="Cambria Math"/>
              <w:sz w:val="26"/>
              <w:szCs w:val="26"/>
            </w:rPr>
            <m:t>C</m:t>
          </m:r>
          <m:r>
            <m:rPr>
              <m:sty m:val="p"/>
            </m:rPr>
            <w:rPr>
              <w:rFonts w:ascii="Cambria Math" w:hAnsi="Cambria Math"/>
              <w:sz w:val="26"/>
              <w:szCs w:val="26"/>
            </w:rPr>
            <m:t>ᵀ</m:t>
          </m:r>
          <m:r>
            <w:rPr>
              <w:rFonts w:ascii="Cambria Math" w:hAnsi="Cambria Math"/>
              <w:sz w:val="26"/>
              <w:szCs w:val="26"/>
            </w:rPr>
            <m:t>q</m:t>
          </m:r>
          <m:r>
            <m:rPr>
              <m:sty m:val="p"/>
            </m:rPr>
            <w:rPr>
              <w:rFonts w:ascii="Cambria Math" w:hAnsi="Cambria Math"/>
              <w:sz w:val="26"/>
              <w:szCs w:val="26"/>
            </w:rPr>
            <m:t>̇</m:t>
          </m:r>
          <m:r>
            <w:rPr>
              <w:rFonts w:ascii="Cambria Math" w:hAnsi="Cambria Math"/>
              <w:sz w:val="26"/>
              <w:szCs w:val="26"/>
            </w:rPr>
            <m:t>-</m:t>
          </m:r>
          <m:r>
            <w:rPr>
              <w:rFonts w:ascii="Cambria Math" w:hAnsi="Cambria Math"/>
              <w:sz w:val="26"/>
              <w:szCs w:val="26"/>
            </w:rPr>
            <m:t>G</m:t>
          </m:r>
          <m:r>
            <w:rPr>
              <w:rFonts w:ascii="Cambria Math" w:hAnsi="Cambria Math"/>
              <w:sz w:val="26"/>
              <w:szCs w:val="26"/>
            </w:rPr>
            <m:t>+</m:t>
          </m:r>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F</m:t>
                  </m:r>
                </m:e>
              </m:acc>
            </m:e>
            <m:sub>
              <m:r>
                <w:rPr>
                  <w:rFonts w:ascii="Cambria Math" w:hAnsi="Cambria Math"/>
                  <w:sz w:val="26"/>
                  <w:szCs w:val="26"/>
                </w:rPr>
                <m:t>ext</m:t>
              </m:r>
            </m:sub>
          </m:sSub>
          <m:r>
            <w:rPr>
              <w:rFonts w:ascii="Cambria Math" w:hAnsi="Cambria Math"/>
              <w:sz w:val="26"/>
              <w:szCs w:val="26"/>
            </w:rPr>
            <m:t>)</m:t>
          </m:r>
          <m:r>
            <w:rPr>
              <w:rFonts w:ascii="Cambria Math" w:hAnsi="Cambria Math"/>
              <w:sz w:val="26"/>
              <w:szCs w:val="26"/>
            </w:rPr>
            <m:t>dt</m:t>
          </m:r>
          <m:r>
            <w:rPr>
              <w:rFonts w:ascii="Cambria Math" w:hAnsi="Cambria Math"/>
              <w:sz w:val="26"/>
              <w:szCs w:val="26"/>
            </w:rPr>
            <m:t>)</m:t>
          </m:r>
        </m:oMath>
      </m:oMathPara>
    </w:p>
    <w:p w:rsidR="003D5B5C" w:rsidRDefault="00FF38C1">
      <w:pPr>
        <w:spacing w:line="480" w:lineRule="atLeast"/>
        <w:ind w:firstLineChars="200" w:firstLine="520"/>
        <w:textAlignment w:val="center"/>
        <w:rPr>
          <w:sz w:val="26"/>
          <w:szCs w:val="26"/>
        </w:rPr>
      </w:pPr>
      <w:r>
        <w:rPr>
          <w:rFonts w:hint="eastAsia"/>
          <w:sz w:val="26"/>
          <w:szCs w:val="26"/>
        </w:rPr>
        <w:t>其中</w:t>
      </w:r>
      <m:oMath>
        <m:r>
          <w:rPr>
            <w:rFonts w:ascii="Cambria Math" w:hAnsi="Cambria Math"/>
            <w:sz w:val="26"/>
            <w:szCs w:val="26"/>
          </w:rPr>
          <m:t>p</m:t>
        </m:r>
        <m:r>
          <w:rPr>
            <w:rFonts w:ascii="Cambria Math" w:hAnsi="Cambria Math"/>
            <w:sz w:val="26"/>
            <w:szCs w:val="26"/>
          </w:rPr>
          <m:t>=</m:t>
        </m:r>
        <m:r>
          <w:rPr>
            <w:rFonts w:ascii="Cambria Math" w:hAnsi="Cambria Math"/>
            <w:sz w:val="26"/>
            <w:szCs w:val="26"/>
          </w:rPr>
          <m:t>M</m:t>
        </m:r>
        <m:r>
          <w:rPr>
            <w:rFonts w:ascii="Cambria Math" w:hAnsi="Cambria Math"/>
            <w:sz w:val="26"/>
            <w:szCs w:val="26"/>
          </w:rPr>
          <m:t>(</m:t>
        </m:r>
        <m:r>
          <w:rPr>
            <w:rFonts w:ascii="Cambria Math" w:hAnsi="Cambria Math"/>
            <w:sz w:val="26"/>
            <w:szCs w:val="26"/>
          </w:rPr>
          <m:t>q</m:t>
        </m:r>
        <m: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q</m:t>
        </m:r>
        <m:r>
          <m:rPr>
            <m:sty m:val="p"/>
          </m:rPr>
          <w:rPr>
            <w:rFonts w:ascii="Cambria Math" w:hAnsi="Cambria Math"/>
            <w:sz w:val="26"/>
            <w:szCs w:val="26"/>
          </w:rPr>
          <m:t>̇</m:t>
        </m:r>
      </m:oMath>
      <w:r>
        <w:rPr>
          <w:rFonts w:hint="eastAsia"/>
          <w:sz w:val="26"/>
          <w:szCs w:val="26"/>
        </w:rPr>
        <w:t>为广义动量，</w:t>
      </w:r>
      <m:oMath>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O</m:t>
            </m:r>
          </m:sub>
        </m:sSub>
      </m:oMath>
      <w:r>
        <w:rPr>
          <w:rFonts w:hint="eastAsia"/>
          <w:sz w:val="26"/>
          <w:szCs w:val="26"/>
        </w:rPr>
        <w:t>为观测器增益。这使得即使没有指尖力传感器的灵巧手，也可以实现力反馈控制，这对于跨平台通用性至关重要，</w:t>
      </w:r>
      <m:oMath>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F</m:t>
                </m:r>
              </m:e>
            </m:acc>
          </m:e>
          <m:sub>
            <m:r>
              <w:rPr>
                <w:rFonts w:ascii="Cambria Math" w:hAnsi="Cambria Math"/>
                <w:sz w:val="26"/>
                <w:szCs w:val="26"/>
              </w:rPr>
              <m:t>ext</m:t>
            </m:r>
          </m:sub>
        </m:sSub>
      </m:oMath>
      <w:r>
        <w:rPr>
          <w:sz w:val="26"/>
          <w:szCs w:val="26"/>
        </w:rPr>
        <w:t>估计的外部作用力</w:t>
      </w:r>
      <w:r>
        <w:rPr>
          <w:rFonts w:hint="eastAsia"/>
          <w:sz w:val="26"/>
          <w:szCs w:val="26"/>
        </w:rPr>
        <w:t>，</w:t>
      </w:r>
      <m:oMath>
        <m:r>
          <w:rPr>
            <w:rFonts w:ascii="Cambria Math" w:hAnsi="Cambria Math"/>
            <w:sz w:val="26"/>
            <w:szCs w:val="26"/>
          </w:rPr>
          <m:t>τ</m:t>
        </m:r>
      </m:oMath>
      <w:r>
        <w:rPr>
          <w:sz w:val="26"/>
          <w:szCs w:val="26"/>
        </w:rPr>
        <w:t>关节驱动力矩</w:t>
      </w:r>
      <w:r>
        <w:rPr>
          <w:sz w:val="26"/>
          <w:szCs w:val="26"/>
        </w:rPr>
        <w:t>/</w:t>
      </w:r>
      <w:r>
        <w:rPr>
          <w:sz w:val="26"/>
          <w:szCs w:val="26"/>
        </w:rPr>
        <w:t>控制输入力矩</w:t>
      </w:r>
      <w:r>
        <w:rPr>
          <w:rFonts w:hint="eastAsia"/>
          <w:sz w:val="26"/>
          <w:szCs w:val="26"/>
        </w:rPr>
        <w:t>，</w:t>
      </w:r>
      <m:oMath>
        <m:r>
          <w:rPr>
            <w:rFonts w:ascii="Cambria Math" w:hAnsi="Cambria Math"/>
            <w:sz w:val="26"/>
            <w:szCs w:val="26"/>
          </w:rPr>
          <m:t>C</m:t>
        </m:r>
        <m:r>
          <m:rPr>
            <m:sty m:val="p"/>
          </m:rPr>
          <w:rPr>
            <w:rFonts w:ascii="Cambria Math" w:hAnsi="Cambria Math"/>
            <w:sz w:val="26"/>
            <w:szCs w:val="26"/>
          </w:rPr>
          <m:t>ᵀ</m:t>
        </m:r>
      </m:oMath>
      <w:r>
        <w:rPr>
          <w:sz w:val="26"/>
          <w:szCs w:val="26"/>
        </w:rPr>
        <w:t>离心力项相关矩阵</w:t>
      </w:r>
      <w:r>
        <w:rPr>
          <w:rFonts w:hint="eastAsia"/>
          <w:sz w:val="26"/>
          <w:szCs w:val="26"/>
        </w:rPr>
        <w:t>，</w:t>
      </w:r>
      <w:r>
        <w:rPr>
          <w:rFonts w:hint="eastAsia"/>
          <w:i/>
          <w:sz w:val="26"/>
          <w:szCs w:val="26"/>
        </w:rPr>
        <w:t>G</w:t>
      </w:r>
      <w:r>
        <w:rPr>
          <w:rFonts w:hint="eastAsia"/>
          <w:sz w:val="26"/>
          <w:szCs w:val="26"/>
        </w:rPr>
        <w:t>重力项。</w:t>
      </w:r>
    </w:p>
    <w:p w:rsidR="003D5B5C" w:rsidRDefault="00FF38C1">
      <w:pPr>
        <w:spacing w:line="480" w:lineRule="atLeast"/>
        <w:ind w:firstLineChars="200" w:firstLine="520"/>
        <w:textAlignment w:val="center"/>
        <w:rPr>
          <w:sz w:val="26"/>
          <w:szCs w:val="26"/>
        </w:rPr>
      </w:pPr>
      <w:r>
        <w:rPr>
          <w:sz w:val="26"/>
          <w:szCs w:val="26"/>
        </w:rPr>
        <w:t>与实施例</w:t>
      </w:r>
      <w:r>
        <w:rPr>
          <w:rFonts w:hint="eastAsia"/>
          <w:sz w:val="26"/>
          <w:szCs w:val="26"/>
        </w:rPr>
        <w:t>1</w:t>
      </w:r>
      <w:r>
        <w:rPr>
          <w:rFonts w:hint="eastAsia"/>
          <w:sz w:val="26"/>
          <w:szCs w:val="26"/>
        </w:rPr>
        <w:t>基于神经网络的</w:t>
      </w:r>
      <w:r>
        <w:rPr>
          <w:sz w:val="26"/>
          <w:szCs w:val="26"/>
        </w:rPr>
        <w:t>方法需要数万至数百万条轨迹数据不同，本实施例的传统动力学控制的数据需求极小，其核心在于参数辨识（</w:t>
      </w:r>
      <w:r>
        <w:rPr>
          <w:sz w:val="26"/>
          <w:szCs w:val="26"/>
        </w:rPr>
        <w:t xml:space="preserve">Parameter </w:t>
      </w:r>
      <w:r>
        <w:rPr>
          <w:sz w:val="26"/>
          <w:szCs w:val="26"/>
        </w:rPr>
        <w:t>Identification</w:t>
      </w:r>
      <w:r>
        <w:rPr>
          <w:sz w:val="26"/>
          <w:szCs w:val="26"/>
        </w:rPr>
        <w:t>）而非数据驱动学习。</w:t>
      </w:r>
    </w:p>
    <w:p w:rsidR="003D5B5C" w:rsidRDefault="00FF38C1">
      <w:pPr>
        <w:spacing w:line="480" w:lineRule="atLeast"/>
        <w:ind w:firstLineChars="200" w:firstLine="520"/>
        <w:textAlignment w:val="center"/>
        <w:rPr>
          <w:sz w:val="26"/>
          <w:szCs w:val="26"/>
        </w:rPr>
      </w:pPr>
      <w:r>
        <w:rPr>
          <w:sz w:val="26"/>
          <w:szCs w:val="26"/>
        </w:rPr>
        <w:t>参数辨识的基本原理</w:t>
      </w:r>
      <w:r>
        <w:rPr>
          <w:rFonts w:hint="eastAsia"/>
          <w:sz w:val="26"/>
          <w:szCs w:val="26"/>
        </w:rPr>
        <w:t>是</w:t>
      </w:r>
      <w:r>
        <w:rPr>
          <w:sz w:val="26"/>
          <w:szCs w:val="26"/>
        </w:rPr>
        <w:t>机器人动力学方程可以改写为关于动力学参数的线性</w:t>
      </w:r>
      <w:r>
        <w:rPr>
          <w:sz w:val="26"/>
          <w:szCs w:val="26"/>
        </w:rPr>
        <w:lastRenderedPageBreak/>
        <w:t>形式，即参数线性化属性：</w:t>
      </w:r>
    </w:p>
    <w:p w:rsidR="003D5B5C" w:rsidRDefault="00FF38C1">
      <w:pPr>
        <w:spacing w:line="480" w:lineRule="atLeast"/>
        <w:ind w:firstLineChars="200" w:firstLine="520"/>
        <w:textAlignment w:val="center"/>
        <w:rPr>
          <w:sz w:val="26"/>
          <w:szCs w:val="26"/>
        </w:rPr>
      </w:pPr>
      <m:oMathPara>
        <m:oMath>
          <m:r>
            <w:rPr>
              <w:rFonts w:ascii="Cambria Math" w:hAnsi="Cambria Math"/>
              <w:sz w:val="26"/>
              <w:szCs w:val="26"/>
            </w:rPr>
            <m:t>τ</m:t>
          </m:r>
          <m:r>
            <w:rPr>
              <w:rFonts w:ascii="Cambria Math" w:hAnsi="Cambria Math"/>
              <w:sz w:val="26"/>
              <w:szCs w:val="26"/>
            </w:rPr>
            <m:t>=</m:t>
          </m:r>
          <m:r>
            <w:rPr>
              <w:rFonts w:ascii="Cambria Math" w:hAnsi="Cambria Math"/>
              <w:sz w:val="26"/>
              <w:szCs w:val="26"/>
            </w:rPr>
            <m:t>Y</m:t>
          </m:r>
          <m:r>
            <w:rPr>
              <w:rFonts w:ascii="Cambria Math" w:hAnsi="Cambria Math"/>
              <w:sz w:val="26"/>
              <w:szCs w:val="26"/>
            </w:rPr>
            <m:t>(</m:t>
          </m:r>
          <m:r>
            <w:rPr>
              <w:rFonts w:ascii="Cambria Math" w:hAnsi="Cambria Math"/>
              <w:sz w:val="26"/>
              <w:szCs w:val="26"/>
            </w:rPr>
            <m:t>q</m:t>
          </m:r>
          <m:r>
            <w:rPr>
              <w:rFonts w:ascii="Cambria Math" w:hAnsi="Cambria Math"/>
              <w:sz w:val="26"/>
              <w:szCs w:val="26"/>
            </w:rPr>
            <m:t>,</m:t>
          </m:r>
          <m:r>
            <w:rPr>
              <w:rFonts w:ascii="Cambria Math" w:hAnsi="Cambria Math"/>
              <w:sz w:val="26"/>
              <w:szCs w:val="26"/>
            </w:rPr>
            <m:t>q</m:t>
          </m:r>
          <m:r>
            <m:rPr>
              <m:sty m:val="p"/>
            </m:rPr>
            <w:rPr>
              <w:rFonts w:ascii="Cambria Math" w:hAnsi="Cambria Math"/>
              <w:sz w:val="26"/>
              <w:szCs w:val="26"/>
            </w:rPr>
            <m:t>̇</m:t>
          </m:r>
          <m:r>
            <w:rPr>
              <w:rFonts w:ascii="Cambria Math" w:hAnsi="Cambria Math"/>
              <w:sz w:val="26"/>
              <w:szCs w:val="26"/>
            </w:rPr>
            <m:t>,</m:t>
          </m:r>
          <m:r>
            <w:rPr>
              <w:rFonts w:ascii="Cambria Math" w:hAnsi="Cambria Math"/>
              <w:sz w:val="26"/>
              <w:szCs w:val="26"/>
            </w:rPr>
            <m:t>q</m:t>
          </m:r>
          <m:r>
            <m:rPr>
              <m:sty m:val="p"/>
            </m:rPr>
            <w:rPr>
              <w:rFonts w:ascii="Cambria Math" w:hAnsi="Cambria Math"/>
              <w:sz w:val="26"/>
              <w:szCs w:val="26"/>
            </w:rPr>
            <m:t>̈</m:t>
          </m:r>
          <m: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θ</m:t>
          </m:r>
        </m:oMath>
      </m:oMathPara>
    </w:p>
    <w:p w:rsidR="003D5B5C" w:rsidRDefault="00FF38C1">
      <w:pPr>
        <w:spacing w:line="480" w:lineRule="atLeast"/>
        <w:ind w:firstLineChars="200" w:firstLine="520"/>
        <w:textAlignment w:val="center"/>
        <w:rPr>
          <w:sz w:val="26"/>
          <w:szCs w:val="26"/>
        </w:rPr>
      </w:pPr>
      <w:r>
        <w:rPr>
          <w:sz w:val="26"/>
          <w:szCs w:val="26"/>
        </w:rPr>
        <w:t>其中</w:t>
      </w:r>
      <m:oMath>
        <m:r>
          <w:rPr>
            <w:rFonts w:ascii="Cambria Math" w:hAnsi="Cambria Math"/>
            <w:sz w:val="26"/>
            <w:szCs w:val="26"/>
          </w:rPr>
          <m:t>Y</m:t>
        </m:r>
      </m:oMath>
      <w:r>
        <w:rPr>
          <w:sz w:val="26"/>
          <w:szCs w:val="26"/>
        </w:rPr>
        <w:t>为回归矩阵（</w:t>
      </w:r>
      <w:r>
        <w:rPr>
          <w:sz w:val="26"/>
          <w:szCs w:val="26"/>
        </w:rPr>
        <w:t>Regressor Matrix</w:t>
      </w:r>
      <w:r>
        <w:rPr>
          <w:sz w:val="26"/>
          <w:szCs w:val="26"/>
        </w:rPr>
        <w:t>），仅依赖于关节的位置、速度和加速度；</w:t>
      </w:r>
      <m:oMath>
        <m:r>
          <w:rPr>
            <w:rFonts w:ascii="Cambria Math" w:hAnsi="Cambria Math"/>
            <w:sz w:val="26"/>
            <w:szCs w:val="26"/>
          </w:rPr>
          <m:t>θ</m:t>
        </m:r>
      </m:oMath>
      <w:r>
        <w:rPr>
          <w:sz w:val="26"/>
          <w:szCs w:val="26"/>
        </w:rPr>
        <w:t>为待辨识的动力学参数向量，包括各连杆的质量</w:t>
      </w:r>
      <m:oMath>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i</m:t>
            </m:r>
          </m:sub>
        </m:sSub>
      </m:oMath>
      <w:r>
        <w:rPr>
          <w:sz w:val="26"/>
          <w:szCs w:val="26"/>
        </w:rPr>
        <w:t>、质心位置</w:t>
      </w:r>
      <m:oMath>
        <m:r>
          <w:rPr>
            <w:rFonts w:ascii="Cambria Math" w:hAnsi="Cambria Math"/>
            <w:sz w:val="26"/>
            <w:szCs w:val="26"/>
          </w:rPr>
          <m:t>m</m:t>
        </m:r>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i</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i</m:t>
            </m:r>
          </m:sub>
        </m:sSub>
      </m:oMath>
      <w:r>
        <w:rPr>
          <w:sz w:val="26"/>
          <w:szCs w:val="26"/>
        </w:rPr>
        <w:t>，即质量与质心向量的乘积；转动惯量分量</w:t>
      </w:r>
      <m:oMath>
        <m:sSub>
          <m:sSubPr>
            <m:ctrlPr>
              <w:rPr>
                <w:rFonts w:ascii="Cambria Math" w:hAnsi="Cambria Math"/>
                <w:sz w:val="26"/>
                <w:szCs w:val="26"/>
              </w:rPr>
            </m:ctrlPr>
          </m:sSubPr>
          <m:e>
            <m:r>
              <w:rPr>
                <w:rFonts w:ascii="Cambria Math" w:hAnsi="Cambria Math"/>
                <w:sz w:val="26"/>
                <w:szCs w:val="26"/>
              </w:rPr>
              <m:t>I</m:t>
            </m:r>
          </m:e>
          <m:sub>
            <m:r>
              <w:rPr>
                <w:rFonts w:ascii="Cambria Math" w:hAnsi="Cambria Math"/>
                <w:sz w:val="26"/>
                <w:szCs w:val="26"/>
              </w:rPr>
              <m:t>x</m:t>
            </m:r>
          </m:sub>
        </m:sSub>
        <m:r>
          <w:rPr>
            <w:rFonts w:ascii="Cambria Math" w:hAnsi="Cambria Math"/>
            <w:sz w:val="26"/>
            <w:szCs w:val="26"/>
          </w:rPr>
          <m:t>x</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I</m:t>
            </m:r>
          </m:e>
          <m:sub>
            <m:r>
              <w:rPr>
                <w:rFonts w:ascii="Cambria Math" w:hAnsi="Cambria Math"/>
                <w:sz w:val="26"/>
                <w:szCs w:val="26"/>
              </w:rPr>
              <m:t>x</m:t>
            </m:r>
          </m:sub>
        </m:sSub>
        <m:r>
          <w:rPr>
            <w:rFonts w:ascii="Cambria Math" w:hAnsi="Cambria Math"/>
            <w:sz w:val="26"/>
            <w:szCs w:val="26"/>
          </w:rPr>
          <m:t>y</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I</m:t>
            </m:r>
          </m:e>
          <m:sub>
            <m:r>
              <w:rPr>
                <w:rFonts w:ascii="Cambria Math" w:hAnsi="Cambria Math"/>
                <w:sz w:val="26"/>
                <w:szCs w:val="26"/>
              </w:rPr>
              <m:t>x</m:t>
            </m:r>
          </m:sub>
        </m:sSub>
        <m:r>
          <w:rPr>
            <w:rFonts w:ascii="Cambria Math" w:hAnsi="Cambria Math"/>
            <w:sz w:val="26"/>
            <w:szCs w:val="26"/>
          </w:rPr>
          <m:t>z</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I</m:t>
            </m:r>
          </m:e>
          <m:sub>
            <m:r>
              <w:rPr>
                <w:rFonts w:ascii="Cambria Math" w:hAnsi="Cambria Math"/>
                <w:sz w:val="26"/>
                <w:szCs w:val="26"/>
              </w:rPr>
              <m:t>y</m:t>
            </m:r>
          </m:sub>
        </m:sSub>
        <m:r>
          <w:rPr>
            <w:rFonts w:ascii="Cambria Math" w:hAnsi="Cambria Math"/>
            <w:sz w:val="26"/>
            <w:szCs w:val="26"/>
          </w:rPr>
          <m:t>y</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I</m:t>
            </m:r>
          </m:e>
          <m:sub>
            <m:r>
              <w:rPr>
                <w:rFonts w:ascii="Cambria Math" w:hAnsi="Cambria Math"/>
                <w:sz w:val="26"/>
                <w:szCs w:val="26"/>
              </w:rPr>
              <m:t>y</m:t>
            </m:r>
          </m:sub>
        </m:sSub>
        <m:r>
          <w:rPr>
            <w:rFonts w:ascii="Cambria Math" w:hAnsi="Cambria Math"/>
            <w:sz w:val="26"/>
            <w:szCs w:val="26"/>
          </w:rPr>
          <m:t>z</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I</m:t>
            </m:r>
          </m:e>
          <m:sub>
            <m:r>
              <w:rPr>
                <w:rFonts w:ascii="Cambria Math" w:hAnsi="Cambria Math"/>
                <w:sz w:val="26"/>
                <w:szCs w:val="26"/>
              </w:rPr>
              <m:t>z</m:t>
            </m:r>
          </m:sub>
        </m:sSub>
        <m:r>
          <w:rPr>
            <w:rFonts w:ascii="Cambria Math" w:hAnsi="Cambria Math"/>
            <w:sz w:val="26"/>
            <w:szCs w:val="26"/>
          </w:rPr>
          <m:t>z</m:t>
        </m:r>
      </m:oMath>
      <w:r>
        <w:rPr>
          <w:sz w:val="26"/>
          <w:szCs w:val="26"/>
        </w:rPr>
        <w:t>；关节摩擦参数，库伦摩</w:t>
      </w:r>
      <w:r>
        <w:rPr>
          <w:sz w:val="26"/>
          <w:szCs w:val="26"/>
        </w:rPr>
        <w:t>擦</w:t>
      </w:r>
      <m:oMath>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c</m:t>
            </m:r>
          </m:sub>
        </m:sSub>
      </m:oMath>
      <w:r>
        <w:rPr>
          <w:sz w:val="26"/>
          <w:szCs w:val="26"/>
        </w:rPr>
        <w:t>和粘滞摩擦</w:t>
      </w:r>
      <m:oMath>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v</m:t>
            </m:r>
          </m:sub>
        </m:sSub>
      </m:oMath>
      <w:r>
        <w:rPr>
          <w:sz w:val="26"/>
          <w:szCs w:val="26"/>
        </w:rPr>
        <w:t>；驱动器特性参数，如</w:t>
      </w:r>
      <w:r>
        <w:rPr>
          <w:rFonts w:hint="eastAsia"/>
          <w:sz w:val="26"/>
          <w:szCs w:val="26"/>
        </w:rPr>
        <w:t>阻尼</w:t>
      </w:r>
      <w:r>
        <w:rPr>
          <w:sz w:val="26"/>
          <w:szCs w:val="26"/>
        </w:rPr>
        <w:t>驱动比例、弹性刚度等。</w:t>
      </w:r>
    </w:p>
    <w:p w:rsidR="003D5B5C" w:rsidRDefault="00FF38C1">
      <w:pPr>
        <w:spacing w:line="480" w:lineRule="atLeast"/>
        <w:ind w:firstLineChars="200" w:firstLine="520"/>
        <w:textAlignment w:val="center"/>
        <w:rPr>
          <w:sz w:val="26"/>
          <w:szCs w:val="26"/>
        </w:rPr>
      </w:pPr>
      <w:r>
        <w:rPr>
          <w:sz w:val="26"/>
          <w:szCs w:val="26"/>
        </w:rPr>
        <w:t>参数辨识的标准流程如下：</w:t>
      </w:r>
    </w:p>
    <w:p w:rsidR="003D5B5C" w:rsidRDefault="00FF38C1">
      <w:pPr>
        <w:spacing w:line="480" w:lineRule="atLeast"/>
        <w:ind w:firstLineChars="200" w:firstLine="520"/>
        <w:textAlignment w:val="center"/>
        <w:rPr>
          <w:sz w:val="26"/>
          <w:szCs w:val="26"/>
        </w:rPr>
      </w:pPr>
      <w:r>
        <w:rPr>
          <w:sz w:val="26"/>
          <w:szCs w:val="26"/>
        </w:rPr>
        <w:t>（</w:t>
      </w:r>
      <w:r>
        <w:rPr>
          <w:rFonts w:hint="eastAsia"/>
          <w:sz w:val="26"/>
          <w:szCs w:val="26"/>
        </w:rPr>
        <w:t>1</w:t>
      </w:r>
      <w:r>
        <w:rPr>
          <w:rFonts w:hint="eastAsia"/>
          <w:sz w:val="26"/>
          <w:szCs w:val="26"/>
        </w:rPr>
        <w:t>）</w:t>
      </w:r>
      <w:r>
        <w:rPr>
          <w:sz w:val="26"/>
          <w:szCs w:val="26"/>
        </w:rPr>
        <w:t>设计激励轨迹（</w:t>
      </w:r>
      <w:r>
        <w:rPr>
          <w:sz w:val="26"/>
          <w:szCs w:val="26"/>
        </w:rPr>
        <w:t>Excitation Trajectory</w:t>
      </w:r>
      <w:r>
        <w:rPr>
          <w:sz w:val="26"/>
          <w:szCs w:val="26"/>
        </w:rPr>
        <w:t>）。</w:t>
      </w:r>
    </w:p>
    <w:p w:rsidR="003D5B5C" w:rsidRDefault="00FF38C1">
      <w:pPr>
        <w:spacing w:line="480" w:lineRule="atLeast"/>
        <w:ind w:firstLineChars="200" w:firstLine="520"/>
        <w:textAlignment w:val="center"/>
        <w:rPr>
          <w:sz w:val="26"/>
          <w:szCs w:val="26"/>
        </w:rPr>
      </w:pPr>
      <w:r>
        <w:rPr>
          <w:sz w:val="26"/>
          <w:szCs w:val="26"/>
        </w:rPr>
        <w:t>采用傅里叶级数参数化的周期轨迹，通过优化傅里叶系数来最大化回归矩阵</w:t>
      </w:r>
      <m:oMath>
        <m:r>
          <m:rPr>
            <m:sty m:val="p"/>
          </m:rPr>
          <w:rPr>
            <w:rFonts w:ascii="Cambria Math" w:hAnsi="Cambria Math"/>
            <w:sz w:val="26"/>
            <w:szCs w:val="26"/>
          </w:rPr>
          <m:t>Y</m:t>
        </m:r>
      </m:oMath>
      <w:r>
        <w:rPr>
          <w:sz w:val="26"/>
          <w:szCs w:val="26"/>
        </w:rPr>
        <w:t>的条件数，从而确保参数可辨识性。</w:t>
      </w:r>
    </w:p>
    <w:p w:rsidR="003D5B5C" w:rsidRDefault="00FF38C1">
      <w:pPr>
        <w:spacing w:line="480" w:lineRule="atLeast"/>
        <w:ind w:firstLineChars="200" w:firstLine="520"/>
        <w:textAlignment w:val="center"/>
        <w:rPr>
          <w:sz w:val="26"/>
          <w:szCs w:val="26"/>
        </w:rPr>
      </w:pPr>
      <w:r>
        <w:rPr>
          <w:sz w:val="26"/>
          <w:szCs w:val="26"/>
        </w:rPr>
        <w:t>（</w:t>
      </w:r>
      <w:r>
        <w:rPr>
          <w:rFonts w:hint="eastAsia"/>
          <w:sz w:val="26"/>
          <w:szCs w:val="26"/>
        </w:rPr>
        <w:t>2</w:t>
      </w:r>
      <w:r>
        <w:rPr>
          <w:rFonts w:hint="eastAsia"/>
          <w:sz w:val="26"/>
          <w:szCs w:val="26"/>
        </w:rPr>
        <w:t>）</w:t>
      </w:r>
      <w:r>
        <w:rPr>
          <w:sz w:val="26"/>
          <w:szCs w:val="26"/>
        </w:rPr>
        <w:t>执行激励轨迹</w:t>
      </w:r>
      <w:r>
        <w:rPr>
          <w:rFonts w:hint="eastAsia"/>
          <w:sz w:val="26"/>
          <w:szCs w:val="26"/>
        </w:rPr>
        <w:t>。</w:t>
      </w:r>
    </w:p>
    <w:p w:rsidR="003D5B5C" w:rsidRDefault="00FF38C1">
      <w:pPr>
        <w:spacing w:line="480" w:lineRule="atLeast"/>
        <w:ind w:firstLineChars="200" w:firstLine="520"/>
        <w:textAlignment w:val="center"/>
        <w:rPr>
          <w:sz w:val="26"/>
          <w:szCs w:val="26"/>
        </w:rPr>
      </w:pPr>
      <w:r>
        <w:rPr>
          <w:sz w:val="26"/>
          <w:szCs w:val="26"/>
        </w:rPr>
        <w:t>让机器人执行该轨迹，记录关节位置、速度、加速度和力矩</w:t>
      </w:r>
      <w:r>
        <w:rPr>
          <w:sz w:val="26"/>
          <w:szCs w:val="26"/>
        </w:rPr>
        <w:t>/</w:t>
      </w:r>
      <w:r>
        <w:rPr>
          <w:sz w:val="26"/>
          <w:szCs w:val="26"/>
        </w:rPr>
        <w:t>电流数据。</w:t>
      </w:r>
    </w:p>
    <w:p w:rsidR="003D5B5C" w:rsidRDefault="00FF38C1">
      <w:pPr>
        <w:spacing w:line="480" w:lineRule="atLeast"/>
        <w:ind w:firstLineChars="200" w:firstLine="520"/>
        <w:textAlignment w:val="center"/>
        <w:rPr>
          <w:sz w:val="26"/>
          <w:szCs w:val="26"/>
        </w:rPr>
      </w:pPr>
      <w:r>
        <w:rPr>
          <w:sz w:val="26"/>
          <w:szCs w:val="26"/>
        </w:rPr>
        <w:t>（</w:t>
      </w:r>
      <w:r>
        <w:rPr>
          <w:rFonts w:hint="eastAsia"/>
          <w:sz w:val="26"/>
          <w:szCs w:val="26"/>
        </w:rPr>
        <w:t>3</w:t>
      </w:r>
      <w:r>
        <w:rPr>
          <w:rFonts w:hint="eastAsia"/>
          <w:sz w:val="26"/>
          <w:szCs w:val="26"/>
        </w:rPr>
        <w:t>）</w:t>
      </w:r>
      <w:r>
        <w:rPr>
          <w:sz w:val="26"/>
          <w:szCs w:val="26"/>
        </w:rPr>
        <w:t>最小二乘求解。</w:t>
      </w:r>
    </w:p>
    <w:p w:rsidR="003D5B5C" w:rsidRDefault="00FF38C1">
      <w:pPr>
        <w:spacing w:line="480" w:lineRule="atLeast"/>
        <w:ind w:firstLineChars="200" w:firstLine="520"/>
        <w:textAlignment w:val="center"/>
        <w:rPr>
          <w:sz w:val="26"/>
          <w:szCs w:val="26"/>
        </w:rPr>
      </w:pPr>
      <w:r>
        <w:rPr>
          <w:sz w:val="26"/>
          <w:szCs w:val="26"/>
        </w:rPr>
        <w:t>将多个时刻的数据堆叠，</w:t>
      </w:r>
      <w:proofErr w:type="gramStart"/>
      <w:r>
        <w:rPr>
          <w:sz w:val="26"/>
          <w:szCs w:val="26"/>
        </w:rPr>
        <w:t>求解超定方程组</w:t>
      </w:r>
      <w:proofErr w:type="gramEnd"/>
      <w:r>
        <w:rPr>
          <w:sz w:val="26"/>
          <w:szCs w:val="26"/>
        </w:rPr>
        <w:t>：</w:t>
      </w:r>
    </w:p>
    <w:p w:rsidR="003D5B5C" w:rsidRDefault="00FF38C1">
      <w:pPr>
        <w:spacing w:line="480" w:lineRule="atLeast"/>
        <w:ind w:firstLineChars="200" w:firstLine="520"/>
        <w:textAlignment w:val="center"/>
        <w:rPr>
          <w:sz w:val="26"/>
          <w:szCs w:val="26"/>
        </w:rPr>
      </w:pPr>
      <m:oMathPara>
        <m:oMath>
          <m:acc>
            <m:accPr>
              <m:ctrlPr>
                <w:rPr>
                  <w:rFonts w:ascii="Cambria Math" w:hAnsi="Cambria Math"/>
                  <w:i/>
                  <w:sz w:val="26"/>
                  <w:szCs w:val="26"/>
                </w:rPr>
              </m:ctrlPr>
            </m:accPr>
            <m:e>
              <m:r>
                <w:rPr>
                  <w:rFonts w:ascii="Cambria Math" w:hAnsi="Cambria Math"/>
                  <w:sz w:val="26"/>
                  <w:szCs w:val="26"/>
                </w:rPr>
                <m:t>θ</m:t>
              </m:r>
            </m:e>
          </m:acc>
          <m:r>
            <w:rPr>
              <w:rFonts w:ascii="Cambria Math" w:hAnsi="Cambria Math"/>
              <w:sz w:val="26"/>
              <w:szCs w:val="26"/>
            </w:rPr>
            <m:t>=(</m:t>
          </m:r>
          <m:r>
            <w:rPr>
              <w:rFonts w:ascii="Cambria Math" w:hAnsi="Cambria Math"/>
              <w:sz w:val="26"/>
              <w:szCs w:val="26"/>
            </w:rPr>
            <m:t>Y</m:t>
          </m:r>
          <m:r>
            <m:rPr>
              <m:sty m:val="p"/>
            </m:rPr>
            <w:rPr>
              <w:rFonts w:ascii="Cambria Math" w:hAnsi="Cambria Math"/>
              <w:sz w:val="26"/>
              <w:szCs w:val="26"/>
            </w:rPr>
            <m:t>ᵀ</m:t>
          </m:r>
          <m:r>
            <w:rPr>
              <w:rFonts w:ascii="Cambria Math" w:hAnsi="Cambria Math"/>
              <w:sz w:val="26"/>
              <w:szCs w:val="26"/>
            </w:rPr>
            <m:t>Y</m:t>
          </m:r>
          <m:r>
            <w:rPr>
              <w:rFonts w:ascii="Cambria Math" w:hAnsi="Cambria Math"/>
              <w:sz w:val="26"/>
              <w:szCs w:val="26"/>
            </w:rPr>
            <m:t>)</m:t>
          </m:r>
          <m:r>
            <m:rPr>
              <m:sty m:val="p"/>
            </m:rPr>
            <w:rPr>
              <w:rFonts w:ascii="Cambria Math" w:hAnsi="Cambria Math"/>
              <w:sz w:val="26"/>
              <w:szCs w:val="26"/>
            </w:rPr>
            <m:t>⁻</m:t>
          </m:r>
          <m:r>
            <m:rPr>
              <m:sty m:val="p"/>
            </m:rPr>
            <w:rPr>
              <w:rFonts w:ascii="Cambria Math" w:hAnsi="Cambria Math"/>
              <w:sz w:val="26"/>
              <w:szCs w:val="26"/>
            </w:rPr>
            <m:t>¹·</m:t>
          </m:r>
          <m:r>
            <w:rPr>
              <w:rFonts w:ascii="Cambria Math" w:hAnsi="Cambria Math"/>
              <w:sz w:val="26"/>
              <w:szCs w:val="26"/>
            </w:rPr>
            <m:t>Y</m:t>
          </m:r>
          <m:r>
            <m:rPr>
              <m:sty m:val="p"/>
            </m:rPr>
            <w:rPr>
              <w:rFonts w:ascii="Cambria Math" w:hAnsi="Cambria Math"/>
              <w:sz w:val="26"/>
              <w:szCs w:val="26"/>
            </w:rPr>
            <m:t>ᵀ</m:t>
          </m:r>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τ</m:t>
              </m:r>
            </m:e>
            <m:sub>
              <m:r>
                <w:rPr>
                  <w:rFonts w:ascii="Cambria Math" w:hAnsi="Cambria Math"/>
                  <w:sz w:val="26"/>
                  <w:szCs w:val="26"/>
                </w:rPr>
                <m:t>measured</m:t>
              </m:r>
            </m:sub>
          </m:sSub>
        </m:oMath>
      </m:oMathPara>
    </w:p>
    <w:p w:rsidR="003D5B5C" w:rsidRDefault="00FF38C1">
      <w:pPr>
        <w:spacing w:line="480" w:lineRule="atLeast"/>
        <w:ind w:firstLineChars="200" w:firstLine="520"/>
        <w:textAlignment w:val="center"/>
        <w:rPr>
          <w:sz w:val="26"/>
          <w:szCs w:val="26"/>
        </w:rPr>
      </w:pPr>
      <w:r>
        <w:rPr>
          <w:sz w:val="26"/>
          <w:szCs w:val="26"/>
        </w:rPr>
        <w:t>对于一个典型的灵巧手系统，假设</w:t>
      </w:r>
      <w:r>
        <w:rPr>
          <w:sz w:val="26"/>
          <w:szCs w:val="26"/>
        </w:rPr>
        <w:t>5</w:t>
      </w:r>
      <w:r>
        <w:rPr>
          <w:sz w:val="26"/>
          <w:szCs w:val="26"/>
        </w:rPr>
        <w:t>指、每指</w:t>
      </w:r>
      <w:r>
        <w:rPr>
          <w:sz w:val="26"/>
          <w:szCs w:val="26"/>
        </w:rPr>
        <w:t>3-4</w:t>
      </w:r>
      <w:r>
        <w:rPr>
          <w:sz w:val="26"/>
          <w:szCs w:val="26"/>
        </w:rPr>
        <w:t>个自由度，共约</w:t>
      </w:r>
      <w:r>
        <w:rPr>
          <w:sz w:val="26"/>
          <w:szCs w:val="26"/>
        </w:rPr>
        <w:t>16-20</w:t>
      </w:r>
      <w:r>
        <w:rPr>
          <w:sz w:val="26"/>
          <w:szCs w:val="26"/>
        </w:rPr>
        <w:t>个关节，参数辨识所需的数据量估算如表</w:t>
      </w:r>
      <w:r>
        <w:rPr>
          <w:rFonts w:hint="eastAsia"/>
          <w:sz w:val="26"/>
          <w:szCs w:val="26"/>
        </w:rPr>
        <w:t>1</w:t>
      </w:r>
      <w:r>
        <w:rPr>
          <w:rFonts w:hint="eastAsia"/>
          <w:sz w:val="26"/>
          <w:szCs w:val="26"/>
        </w:rPr>
        <w:t>所示。</w:t>
      </w:r>
    </w:p>
    <w:p w:rsidR="003D5B5C" w:rsidRDefault="00FF38C1">
      <w:pPr>
        <w:spacing w:line="480" w:lineRule="atLeast"/>
        <w:jc w:val="center"/>
        <w:textAlignment w:val="center"/>
        <w:rPr>
          <w:sz w:val="26"/>
          <w:szCs w:val="26"/>
        </w:rPr>
      </w:pPr>
      <w:r>
        <w:rPr>
          <w:rFonts w:hint="eastAsia"/>
          <w:sz w:val="26"/>
          <w:szCs w:val="26"/>
        </w:rPr>
        <w:t>表</w:t>
      </w:r>
      <w:r>
        <w:rPr>
          <w:rFonts w:hint="eastAsia"/>
          <w:sz w:val="26"/>
          <w:szCs w:val="26"/>
        </w:rPr>
        <w:t xml:space="preserve">1 </w:t>
      </w:r>
      <w:r>
        <w:rPr>
          <w:rFonts w:hint="eastAsia"/>
          <w:sz w:val="26"/>
          <w:szCs w:val="26"/>
        </w:rPr>
        <w:t>参数辨识所需的数据量</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2546"/>
        <w:gridCol w:w="2650"/>
        <w:gridCol w:w="2164"/>
        <w:gridCol w:w="2081"/>
      </w:tblGrid>
      <w:tr w:rsidR="003D5B5C">
        <w:tc>
          <w:tcPr>
            <w:tcW w:w="1348" w:type="pct"/>
            <w:shd w:val="clear" w:color="auto" w:fill="FFFFFF" w:themeFill="background1"/>
            <w:tcMar>
              <w:top w:w="60" w:type="dxa"/>
              <w:left w:w="100" w:type="dxa"/>
              <w:bottom w:w="60" w:type="dxa"/>
              <w:right w:w="100" w:type="dxa"/>
            </w:tcMar>
            <w:vAlign w:val="center"/>
          </w:tcPr>
          <w:p w:rsidR="003D5B5C" w:rsidRDefault="00FF38C1">
            <w:pPr>
              <w:spacing w:after="160" w:line="360" w:lineRule="auto"/>
              <w:jc w:val="center"/>
            </w:pPr>
            <w:r>
              <w:t>项目</w:t>
            </w:r>
          </w:p>
        </w:tc>
        <w:tc>
          <w:tcPr>
            <w:tcW w:w="1403" w:type="pct"/>
            <w:shd w:val="clear" w:color="auto" w:fill="FFFFFF" w:themeFill="background1"/>
            <w:tcMar>
              <w:top w:w="60" w:type="dxa"/>
              <w:left w:w="100" w:type="dxa"/>
              <w:bottom w:w="60" w:type="dxa"/>
              <w:right w:w="100" w:type="dxa"/>
            </w:tcMar>
            <w:vAlign w:val="center"/>
          </w:tcPr>
          <w:p w:rsidR="003D5B5C" w:rsidRDefault="00FF38C1">
            <w:pPr>
              <w:spacing w:after="160" w:line="360" w:lineRule="auto"/>
              <w:jc w:val="center"/>
            </w:pPr>
            <w:r>
              <w:t>传统参数辨识</w:t>
            </w:r>
          </w:p>
        </w:tc>
        <w:tc>
          <w:tcPr>
            <w:tcW w:w="1146" w:type="pct"/>
            <w:shd w:val="clear" w:color="auto" w:fill="FFFFFF" w:themeFill="background1"/>
            <w:tcMar>
              <w:top w:w="60" w:type="dxa"/>
              <w:left w:w="100" w:type="dxa"/>
              <w:bottom w:w="60" w:type="dxa"/>
              <w:right w:w="100" w:type="dxa"/>
            </w:tcMar>
            <w:vAlign w:val="center"/>
          </w:tcPr>
          <w:p w:rsidR="003D5B5C" w:rsidRDefault="00FF38C1">
            <w:pPr>
              <w:spacing w:after="160" w:line="360" w:lineRule="auto"/>
              <w:jc w:val="center"/>
            </w:pPr>
            <w:r>
              <w:t>数据驱动</w:t>
            </w:r>
          </w:p>
        </w:tc>
        <w:tc>
          <w:tcPr>
            <w:tcW w:w="1102" w:type="pct"/>
            <w:shd w:val="clear" w:color="auto" w:fill="FFFFFF" w:themeFill="background1"/>
            <w:tcMar>
              <w:top w:w="60" w:type="dxa"/>
              <w:left w:w="100" w:type="dxa"/>
              <w:bottom w:w="60" w:type="dxa"/>
              <w:right w:w="100" w:type="dxa"/>
            </w:tcMar>
            <w:vAlign w:val="center"/>
          </w:tcPr>
          <w:p w:rsidR="003D5B5C" w:rsidRDefault="00FF38C1">
            <w:pPr>
              <w:spacing w:after="160" w:line="360" w:lineRule="auto"/>
              <w:jc w:val="center"/>
            </w:pPr>
            <w:r>
              <w:t>差距</w:t>
            </w:r>
          </w:p>
        </w:tc>
      </w:tr>
      <w:tr w:rsidR="003D5B5C">
        <w:tc>
          <w:tcPr>
            <w:tcW w:w="1348" w:type="pct"/>
            <w:tcMar>
              <w:top w:w="60" w:type="dxa"/>
              <w:left w:w="100" w:type="dxa"/>
              <w:bottom w:w="60" w:type="dxa"/>
              <w:right w:w="100" w:type="dxa"/>
            </w:tcMar>
            <w:vAlign w:val="center"/>
          </w:tcPr>
          <w:p w:rsidR="003D5B5C" w:rsidRDefault="00FF38C1">
            <w:pPr>
              <w:spacing w:after="160" w:line="360" w:lineRule="auto"/>
              <w:jc w:val="center"/>
            </w:pPr>
            <w:r>
              <w:t>待辨识参数</w:t>
            </w:r>
            <w:proofErr w:type="gramStart"/>
            <w:r>
              <w:t>数</w:t>
            </w:r>
            <w:proofErr w:type="gramEnd"/>
          </w:p>
        </w:tc>
        <w:tc>
          <w:tcPr>
            <w:tcW w:w="1403" w:type="pct"/>
            <w:tcMar>
              <w:top w:w="60" w:type="dxa"/>
              <w:left w:w="100" w:type="dxa"/>
              <w:bottom w:w="60" w:type="dxa"/>
              <w:right w:w="100" w:type="dxa"/>
            </w:tcMar>
            <w:vAlign w:val="center"/>
          </w:tcPr>
          <w:p w:rsidR="003D5B5C" w:rsidRDefault="00FF38C1">
            <w:pPr>
              <w:spacing w:after="160" w:line="360" w:lineRule="auto"/>
              <w:jc w:val="center"/>
            </w:pPr>
            <w:r>
              <w:t>约</w:t>
            </w:r>
            <w:r>
              <w:t>10N</w:t>
            </w:r>
            <w:r>
              <w:t>，</w:t>
            </w:r>
            <w:r>
              <w:t>N</w:t>
            </w:r>
            <w:r>
              <w:t>为关节数</w:t>
            </w:r>
          </w:p>
        </w:tc>
        <w:tc>
          <w:tcPr>
            <w:tcW w:w="1146" w:type="pct"/>
            <w:tcMar>
              <w:top w:w="60" w:type="dxa"/>
              <w:left w:w="100" w:type="dxa"/>
              <w:bottom w:w="60" w:type="dxa"/>
              <w:right w:w="100" w:type="dxa"/>
            </w:tcMar>
            <w:vAlign w:val="center"/>
          </w:tcPr>
          <w:p w:rsidR="003D5B5C" w:rsidRDefault="00FF38C1">
            <w:pPr>
              <w:spacing w:after="160" w:line="360" w:lineRule="auto"/>
              <w:jc w:val="center"/>
            </w:pPr>
            <w:r>
              <w:t>N/A</w:t>
            </w:r>
          </w:p>
        </w:tc>
        <w:tc>
          <w:tcPr>
            <w:tcW w:w="1102" w:type="pct"/>
            <w:tcMar>
              <w:top w:w="60" w:type="dxa"/>
              <w:left w:w="100" w:type="dxa"/>
              <w:bottom w:w="60" w:type="dxa"/>
              <w:right w:w="100" w:type="dxa"/>
            </w:tcMar>
            <w:vAlign w:val="center"/>
          </w:tcPr>
          <w:p w:rsidR="003D5B5C" w:rsidRDefault="00FF38C1">
            <w:pPr>
              <w:spacing w:after="160" w:line="360" w:lineRule="auto"/>
              <w:jc w:val="center"/>
            </w:pPr>
            <w:r>
              <w:t>-</w:t>
            </w:r>
          </w:p>
        </w:tc>
      </w:tr>
      <w:tr w:rsidR="003D5B5C">
        <w:tc>
          <w:tcPr>
            <w:tcW w:w="1348" w:type="pct"/>
            <w:tcMar>
              <w:top w:w="60" w:type="dxa"/>
              <w:left w:w="100" w:type="dxa"/>
              <w:bottom w:w="60" w:type="dxa"/>
              <w:right w:w="100" w:type="dxa"/>
            </w:tcMar>
            <w:vAlign w:val="center"/>
          </w:tcPr>
          <w:p w:rsidR="003D5B5C" w:rsidRDefault="00FF38C1">
            <w:pPr>
              <w:spacing w:after="160" w:line="360" w:lineRule="auto"/>
              <w:jc w:val="center"/>
            </w:pPr>
            <w:r>
              <w:t>所需数据量</w:t>
            </w:r>
          </w:p>
        </w:tc>
        <w:tc>
          <w:tcPr>
            <w:tcW w:w="1403" w:type="pct"/>
            <w:tcMar>
              <w:top w:w="60" w:type="dxa"/>
              <w:left w:w="100" w:type="dxa"/>
              <w:bottom w:w="60" w:type="dxa"/>
              <w:right w:w="100" w:type="dxa"/>
            </w:tcMar>
            <w:vAlign w:val="center"/>
          </w:tcPr>
          <w:p w:rsidR="003D5B5C" w:rsidRDefault="00FF38C1">
            <w:pPr>
              <w:spacing w:after="160" w:line="360" w:lineRule="auto"/>
              <w:jc w:val="center"/>
            </w:pPr>
            <w:r>
              <w:t>500~5,000</w:t>
            </w:r>
          </w:p>
        </w:tc>
        <w:tc>
          <w:tcPr>
            <w:tcW w:w="1146" w:type="pct"/>
            <w:tcMar>
              <w:top w:w="60" w:type="dxa"/>
              <w:left w:w="100" w:type="dxa"/>
              <w:bottom w:w="60" w:type="dxa"/>
              <w:right w:w="100" w:type="dxa"/>
            </w:tcMar>
            <w:vAlign w:val="center"/>
          </w:tcPr>
          <w:p w:rsidR="003D5B5C" w:rsidRDefault="00FF38C1">
            <w:pPr>
              <w:spacing w:after="160" w:line="360" w:lineRule="auto"/>
              <w:jc w:val="center"/>
            </w:pPr>
            <w:r>
              <w:t>50,000~5,000,000+</w:t>
            </w:r>
          </w:p>
        </w:tc>
        <w:tc>
          <w:tcPr>
            <w:tcW w:w="1102" w:type="pct"/>
            <w:tcMar>
              <w:top w:w="60" w:type="dxa"/>
              <w:left w:w="100" w:type="dxa"/>
              <w:bottom w:w="60" w:type="dxa"/>
              <w:right w:w="100" w:type="dxa"/>
            </w:tcMar>
            <w:vAlign w:val="center"/>
          </w:tcPr>
          <w:p w:rsidR="003D5B5C" w:rsidRDefault="00FF38C1">
            <w:pPr>
              <w:spacing w:after="160" w:line="360" w:lineRule="auto"/>
              <w:jc w:val="center"/>
            </w:pPr>
            <w:r>
              <w:t>1~3</w:t>
            </w:r>
            <w:r>
              <w:t>个数量级差距</w:t>
            </w:r>
          </w:p>
        </w:tc>
      </w:tr>
      <w:tr w:rsidR="003D5B5C">
        <w:tc>
          <w:tcPr>
            <w:tcW w:w="1348" w:type="pct"/>
            <w:tcMar>
              <w:top w:w="60" w:type="dxa"/>
              <w:left w:w="100" w:type="dxa"/>
              <w:bottom w:w="60" w:type="dxa"/>
              <w:right w:w="100" w:type="dxa"/>
            </w:tcMar>
            <w:vAlign w:val="center"/>
          </w:tcPr>
          <w:p w:rsidR="003D5B5C" w:rsidRDefault="00FF38C1">
            <w:pPr>
              <w:spacing w:after="160" w:line="360" w:lineRule="auto"/>
              <w:jc w:val="center"/>
            </w:pPr>
            <w:r>
              <w:t>采集时间</w:t>
            </w:r>
          </w:p>
        </w:tc>
        <w:tc>
          <w:tcPr>
            <w:tcW w:w="1403" w:type="pct"/>
            <w:tcMar>
              <w:top w:w="60" w:type="dxa"/>
              <w:left w:w="100" w:type="dxa"/>
              <w:bottom w:w="60" w:type="dxa"/>
              <w:right w:w="100" w:type="dxa"/>
            </w:tcMar>
            <w:vAlign w:val="center"/>
          </w:tcPr>
          <w:p w:rsidR="003D5B5C" w:rsidRDefault="00FF38C1">
            <w:pPr>
              <w:spacing w:after="160" w:line="360" w:lineRule="auto"/>
              <w:jc w:val="center"/>
            </w:pPr>
            <w:r>
              <w:t>单个关节</w:t>
            </w:r>
            <w:r>
              <w:t>:30~120</w:t>
            </w:r>
            <w:r>
              <w:t>秒</w:t>
            </w:r>
          </w:p>
        </w:tc>
        <w:tc>
          <w:tcPr>
            <w:tcW w:w="1146" w:type="pct"/>
            <w:tcMar>
              <w:top w:w="60" w:type="dxa"/>
              <w:left w:w="100" w:type="dxa"/>
              <w:bottom w:w="60" w:type="dxa"/>
              <w:right w:w="100" w:type="dxa"/>
            </w:tcMar>
            <w:vAlign w:val="center"/>
          </w:tcPr>
          <w:p w:rsidR="003D5B5C" w:rsidRDefault="00FF38C1">
            <w:pPr>
              <w:spacing w:after="160" w:line="360" w:lineRule="auto"/>
              <w:jc w:val="center"/>
            </w:pPr>
            <w:r>
              <w:t>数小时至数周</w:t>
            </w:r>
          </w:p>
        </w:tc>
        <w:tc>
          <w:tcPr>
            <w:tcW w:w="1102" w:type="pct"/>
            <w:tcMar>
              <w:top w:w="60" w:type="dxa"/>
              <w:left w:w="100" w:type="dxa"/>
              <w:bottom w:w="60" w:type="dxa"/>
              <w:right w:w="100" w:type="dxa"/>
            </w:tcMar>
            <w:vAlign w:val="center"/>
          </w:tcPr>
          <w:p w:rsidR="003D5B5C" w:rsidRDefault="00FF38C1">
            <w:pPr>
              <w:spacing w:after="160" w:line="360" w:lineRule="auto"/>
              <w:jc w:val="center"/>
            </w:pPr>
            <w:r>
              <w:t>差异巨大</w:t>
            </w:r>
          </w:p>
        </w:tc>
      </w:tr>
      <w:tr w:rsidR="003D5B5C">
        <w:tc>
          <w:tcPr>
            <w:tcW w:w="1348" w:type="pct"/>
            <w:tcMar>
              <w:top w:w="60" w:type="dxa"/>
              <w:left w:w="100" w:type="dxa"/>
              <w:bottom w:w="60" w:type="dxa"/>
              <w:right w:w="100" w:type="dxa"/>
            </w:tcMar>
            <w:vAlign w:val="center"/>
          </w:tcPr>
          <w:p w:rsidR="003D5B5C" w:rsidRDefault="00FF38C1">
            <w:pPr>
              <w:spacing w:after="160" w:line="360" w:lineRule="auto"/>
              <w:jc w:val="center"/>
            </w:pPr>
            <w:r>
              <w:t>数据采集复杂度</w:t>
            </w:r>
          </w:p>
        </w:tc>
        <w:tc>
          <w:tcPr>
            <w:tcW w:w="1403" w:type="pct"/>
            <w:tcMar>
              <w:top w:w="60" w:type="dxa"/>
              <w:left w:w="100" w:type="dxa"/>
              <w:bottom w:w="60" w:type="dxa"/>
              <w:right w:w="100" w:type="dxa"/>
            </w:tcMar>
            <w:vAlign w:val="center"/>
          </w:tcPr>
          <w:p w:rsidR="003D5B5C" w:rsidRDefault="00FF38C1">
            <w:pPr>
              <w:spacing w:after="160" w:line="360" w:lineRule="auto"/>
              <w:jc w:val="center"/>
            </w:pPr>
            <w:r>
              <w:t>自动化激励轨迹</w:t>
            </w:r>
          </w:p>
        </w:tc>
        <w:tc>
          <w:tcPr>
            <w:tcW w:w="1146" w:type="pct"/>
            <w:tcMar>
              <w:top w:w="60" w:type="dxa"/>
              <w:left w:w="100" w:type="dxa"/>
              <w:bottom w:w="60" w:type="dxa"/>
              <w:right w:w="100" w:type="dxa"/>
            </w:tcMar>
            <w:vAlign w:val="center"/>
          </w:tcPr>
          <w:p w:rsidR="003D5B5C" w:rsidRDefault="00FF38C1">
            <w:pPr>
              <w:spacing w:after="160" w:line="360" w:lineRule="auto"/>
              <w:jc w:val="center"/>
            </w:pPr>
            <w:r>
              <w:t>人工</w:t>
            </w:r>
            <w:proofErr w:type="gramStart"/>
            <w:r>
              <w:t>遥操作</w:t>
            </w:r>
            <w:proofErr w:type="gramEnd"/>
            <w:r>
              <w:t>示范</w:t>
            </w:r>
          </w:p>
        </w:tc>
        <w:tc>
          <w:tcPr>
            <w:tcW w:w="1102" w:type="pct"/>
            <w:tcMar>
              <w:top w:w="60" w:type="dxa"/>
              <w:left w:w="100" w:type="dxa"/>
              <w:bottom w:w="60" w:type="dxa"/>
              <w:right w:w="100" w:type="dxa"/>
            </w:tcMar>
            <w:vAlign w:val="center"/>
          </w:tcPr>
          <w:p w:rsidR="003D5B5C" w:rsidRDefault="00FF38C1">
            <w:pPr>
              <w:spacing w:after="160" w:line="360" w:lineRule="auto"/>
              <w:jc w:val="center"/>
            </w:pPr>
            <w:r>
              <w:t>人工成本大幅降低</w:t>
            </w:r>
          </w:p>
        </w:tc>
      </w:tr>
      <w:tr w:rsidR="003D5B5C">
        <w:tc>
          <w:tcPr>
            <w:tcW w:w="1348" w:type="pct"/>
            <w:tcMar>
              <w:top w:w="60" w:type="dxa"/>
              <w:left w:w="100" w:type="dxa"/>
              <w:bottom w:w="60" w:type="dxa"/>
              <w:right w:w="100" w:type="dxa"/>
            </w:tcMar>
            <w:vAlign w:val="center"/>
          </w:tcPr>
          <w:p w:rsidR="003D5B5C" w:rsidRDefault="00FF38C1">
            <w:pPr>
              <w:spacing w:after="160" w:line="360" w:lineRule="auto"/>
              <w:jc w:val="center"/>
            </w:pPr>
            <w:r>
              <w:t>存储需求</w:t>
            </w:r>
          </w:p>
        </w:tc>
        <w:tc>
          <w:tcPr>
            <w:tcW w:w="1403" w:type="pct"/>
            <w:tcMar>
              <w:top w:w="60" w:type="dxa"/>
              <w:left w:w="100" w:type="dxa"/>
              <w:bottom w:w="60" w:type="dxa"/>
              <w:right w:w="100" w:type="dxa"/>
            </w:tcMar>
            <w:vAlign w:val="center"/>
          </w:tcPr>
          <w:p w:rsidR="003D5B5C" w:rsidRDefault="00FF38C1">
            <w:pPr>
              <w:spacing w:after="160" w:line="360" w:lineRule="auto"/>
              <w:jc w:val="center"/>
            </w:pPr>
            <w:r>
              <w:t>&lt;1MB</w:t>
            </w:r>
          </w:p>
        </w:tc>
        <w:tc>
          <w:tcPr>
            <w:tcW w:w="1146" w:type="pct"/>
            <w:tcMar>
              <w:top w:w="60" w:type="dxa"/>
              <w:left w:w="100" w:type="dxa"/>
              <w:bottom w:w="60" w:type="dxa"/>
              <w:right w:w="100" w:type="dxa"/>
            </w:tcMar>
            <w:vAlign w:val="center"/>
          </w:tcPr>
          <w:p w:rsidR="003D5B5C" w:rsidRDefault="00FF38C1">
            <w:pPr>
              <w:spacing w:after="160" w:line="360" w:lineRule="auto"/>
              <w:jc w:val="center"/>
            </w:pPr>
            <w:r>
              <w:t>GB~TB</w:t>
            </w:r>
            <w:r>
              <w:t>级别</w:t>
            </w:r>
          </w:p>
        </w:tc>
        <w:tc>
          <w:tcPr>
            <w:tcW w:w="1102" w:type="pct"/>
            <w:tcMar>
              <w:top w:w="60" w:type="dxa"/>
              <w:left w:w="100" w:type="dxa"/>
              <w:bottom w:w="60" w:type="dxa"/>
              <w:right w:w="100" w:type="dxa"/>
            </w:tcMar>
            <w:vAlign w:val="center"/>
          </w:tcPr>
          <w:p w:rsidR="003D5B5C" w:rsidRDefault="00FF38C1">
            <w:pPr>
              <w:spacing w:after="160" w:line="360" w:lineRule="auto"/>
              <w:jc w:val="center"/>
            </w:pPr>
            <w:r>
              <w:t>3~6</w:t>
            </w:r>
            <w:r>
              <w:t>个数量级差距</w:t>
            </w:r>
          </w:p>
        </w:tc>
      </w:tr>
    </w:tbl>
    <w:p w:rsidR="003D5B5C" w:rsidRDefault="00FF38C1">
      <w:pPr>
        <w:spacing w:line="480" w:lineRule="atLeast"/>
        <w:ind w:firstLineChars="200" w:firstLine="520"/>
        <w:textAlignment w:val="center"/>
        <w:rPr>
          <w:sz w:val="26"/>
          <w:szCs w:val="26"/>
        </w:rPr>
      </w:pPr>
      <w:r>
        <w:rPr>
          <w:sz w:val="26"/>
          <w:szCs w:val="26"/>
        </w:rPr>
        <w:t>参数辨识的数据量主要取决于待辨识参数的数量，通常为关节数</w:t>
      </w:r>
      <w:r>
        <w:rPr>
          <w:sz w:val="26"/>
          <w:szCs w:val="26"/>
        </w:rPr>
        <w:t>N</w:t>
      </w:r>
      <w:r>
        <w:rPr>
          <w:sz w:val="26"/>
          <w:szCs w:val="26"/>
        </w:rPr>
        <w:t>的</w:t>
      </w:r>
      <w:r>
        <w:rPr>
          <w:sz w:val="26"/>
          <w:szCs w:val="26"/>
        </w:rPr>
        <w:t>10</w:t>
      </w:r>
      <w:r>
        <w:rPr>
          <w:sz w:val="26"/>
          <w:szCs w:val="26"/>
        </w:rPr>
        <w:t>倍左右，数据采集仅需几次覆盖充分运动范围的激励轨迹即可。这与基于神经网络的方法需要海量示教数据形成了鲜明对比，数据采集成本可降低</w:t>
      </w:r>
      <w:r>
        <w:rPr>
          <w:sz w:val="26"/>
          <w:szCs w:val="26"/>
        </w:rPr>
        <w:t>2~3</w:t>
      </w:r>
      <w:r>
        <w:rPr>
          <w:sz w:val="26"/>
          <w:szCs w:val="26"/>
        </w:rPr>
        <w:t>个数量级。</w:t>
      </w:r>
    </w:p>
    <w:p w:rsidR="003D5B5C" w:rsidRDefault="00FF38C1">
      <w:pPr>
        <w:spacing w:line="480" w:lineRule="atLeast"/>
        <w:ind w:firstLineChars="200" w:firstLine="520"/>
        <w:textAlignment w:val="center"/>
        <w:rPr>
          <w:sz w:val="26"/>
          <w:szCs w:val="26"/>
        </w:rPr>
      </w:pPr>
      <w:r>
        <w:rPr>
          <w:sz w:val="26"/>
          <w:szCs w:val="26"/>
        </w:rPr>
        <w:lastRenderedPageBreak/>
        <w:t>跨平台通用性是本方案最具工程价值的特性。其实现逻辑基于一个核心思想：任务空间的描述是硬件无关的，只需为每个新平台补充其硬件特有的动力学参数即可。</w:t>
      </w:r>
    </w:p>
    <w:p w:rsidR="003D5B5C" w:rsidRDefault="00FF38C1">
      <w:pPr>
        <w:spacing w:line="480" w:lineRule="atLeast"/>
        <w:ind w:firstLineChars="200" w:firstLine="520"/>
        <w:textAlignment w:val="center"/>
        <w:rPr>
          <w:sz w:val="26"/>
          <w:szCs w:val="26"/>
        </w:rPr>
      </w:pPr>
      <w:r>
        <w:rPr>
          <w:sz w:val="26"/>
          <w:szCs w:val="26"/>
        </w:rPr>
        <w:t>不同厂家的灵巧手关节数不同、关节构型不同、驱动方式不同，无法直接在关节层面进行映射。将操控任务抽象为指尖接触点的位置、力和運动关系后，这个描述对任何具备足够</w:t>
      </w:r>
      <w:r>
        <w:rPr>
          <w:sz w:val="26"/>
          <w:szCs w:val="26"/>
        </w:rPr>
        <w:t>手指自由度的灵巧手都是通用的。具体来说，任务描述统一为指尖的力旋量和运动旋量，与关节构型无关各平台通过各自的运动学</w:t>
      </w:r>
      <w:r>
        <w:rPr>
          <w:sz w:val="26"/>
          <w:szCs w:val="26"/>
        </w:rPr>
        <w:t>/</w:t>
      </w:r>
      <w:r>
        <w:rPr>
          <w:sz w:val="26"/>
          <w:szCs w:val="26"/>
        </w:rPr>
        <w:t>动力学模型进行</w:t>
      </w:r>
      <w:r>
        <w:rPr>
          <w:sz w:val="26"/>
          <w:szCs w:val="26"/>
        </w:rPr>
        <w:t>“</w:t>
      </w:r>
      <w:r>
        <w:rPr>
          <w:sz w:val="26"/>
          <w:szCs w:val="26"/>
        </w:rPr>
        <w:t>最后一公里</w:t>
      </w:r>
      <w:r>
        <w:rPr>
          <w:sz w:val="26"/>
          <w:szCs w:val="26"/>
        </w:rPr>
        <w:t>”</w:t>
      </w:r>
      <w:r>
        <w:rPr>
          <w:sz w:val="26"/>
          <w:szCs w:val="26"/>
        </w:rPr>
        <w:t>的转换</w:t>
      </w:r>
      <w:r>
        <w:rPr>
          <w:rFonts w:hint="eastAsia"/>
          <w:sz w:val="26"/>
          <w:szCs w:val="26"/>
        </w:rPr>
        <w:t>。</w:t>
      </w:r>
      <w:r>
        <w:rPr>
          <w:sz w:val="26"/>
          <w:szCs w:val="26"/>
        </w:rPr>
        <w:t>这正是传统控制的天然优势，动力学模型结构是明确的，只有参数不同。</w:t>
      </w:r>
    </w:p>
    <w:p w:rsidR="003D5B5C" w:rsidRDefault="00FF38C1">
      <w:pPr>
        <w:spacing w:line="480" w:lineRule="atLeast"/>
        <w:ind w:firstLineChars="200" w:firstLine="520"/>
        <w:textAlignment w:val="center"/>
        <w:rPr>
          <w:sz w:val="26"/>
          <w:szCs w:val="26"/>
        </w:rPr>
      </w:pPr>
      <w:r>
        <w:rPr>
          <w:sz w:val="26"/>
          <w:szCs w:val="26"/>
        </w:rPr>
        <w:t>在任务空间映射完成后，需要将策略函数输出的目标指尖位姿、目标接触力或阻抗参考量进一步转换为当前灵巧手平台可执行的关节空间指令。由于灵巧手通常具有冗余自由度，逆运动学求解结果一般</w:t>
      </w:r>
      <w:proofErr w:type="gramStart"/>
      <w:r>
        <w:rPr>
          <w:sz w:val="26"/>
          <w:szCs w:val="26"/>
        </w:rPr>
        <w:t>不</w:t>
      </w:r>
      <w:proofErr w:type="gramEnd"/>
      <w:r>
        <w:rPr>
          <w:sz w:val="26"/>
          <w:szCs w:val="26"/>
        </w:rPr>
        <w:t>唯一，因此需要在执行层引入约束条件以确定最优解。</w:t>
      </w:r>
    </w:p>
    <w:p w:rsidR="003D5B5C" w:rsidRDefault="00FF38C1">
      <w:pPr>
        <w:spacing w:line="480" w:lineRule="atLeast"/>
        <w:ind w:firstLineChars="200" w:firstLine="520"/>
        <w:textAlignment w:val="center"/>
        <w:rPr>
          <w:sz w:val="26"/>
          <w:szCs w:val="26"/>
        </w:rPr>
      </w:pPr>
      <w:r>
        <w:rPr>
          <w:sz w:val="26"/>
          <w:szCs w:val="26"/>
        </w:rPr>
        <w:t>需要说明的是，上述约束并非用于求解</w:t>
      </w:r>
      <w:r>
        <w:rPr>
          <w:sz w:val="26"/>
          <w:szCs w:val="26"/>
        </w:rPr>
        <w:t>TWAM</w:t>
      </w:r>
      <w:r>
        <w:rPr>
          <w:sz w:val="26"/>
          <w:szCs w:val="26"/>
        </w:rPr>
        <w:t>模型本身的网络参数，而是</w:t>
      </w:r>
      <w:r>
        <w:rPr>
          <w:sz w:val="26"/>
          <w:szCs w:val="26"/>
        </w:rPr>
        <w:t>作用于策略函数输出任务空间目标之后的执行层逆运动学或二次规划求解阶段。对于实施例</w:t>
      </w:r>
      <w:r>
        <w:rPr>
          <w:rFonts w:hint="eastAsia"/>
          <w:sz w:val="26"/>
          <w:szCs w:val="26"/>
        </w:rPr>
        <w:t>1</w:t>
      </w:r>
      <w:r>
        <w:rPr>
          <w:rFonts w:hint="eastAsia"/>
          <w:sz w:val="26"/>
          <w:szCs w:val="26"/>
        </w:rPr>
        <w:t>的</w:t>
      </w:r>
      <w:r>
        <w:rPr>
          <w:sz w:val="26"/>
          <w:szCs w:val="26"/>
        </w:rPr>
        <w:t>神经网络实施方式，</w:t>
      </w:r>
      <w:r>
        <w:rPr>
          <w:sz w:val="26"/>
          <w:szCs w:val="26"/>
        </w:rPr>
        <w:t>TWAM</w:t>
      </w:r>
      <w:r>
        <w:rPr>
          <w:sz w:val="26"/>
          <w:szCs w:val="26"/>
        </w:rPr>
        <w:t>先输出目标指尖位姿、目标接触力或阻抗参考量，再由带约束的</w:t>
      </w:r>
      <w:r>
        <w:rPr>
          <w:sz w:val="26"/>
          <w:szCs w:val="26"/>
        </w:rPr>
        <w:t>IK/QP</w:t>
      </w:r>
      <w:r>
        <w:rPr>
          <w:sz w:val="26"/>
          <w:szCs w:val="26"/>
        </w:rPr>
        <w:t>求解器将其投影到可执行的关节空间。对于本实施例的传统控制实施方式，期望位姿和期望力同样通过同</w:t>
      </w:r>
      <w:proofErr w:type="gramStart"/>
      <w:r>
        <w:rPr>
          <w:sz w:val="26"/>
          <w:szCs w:val="26"/>
        </w:rPr>
        <w:t>一执行</w:t>
      </w:r>
      <w:proofErr w:type="gramEnd"/>
      <w:r>
        <w:rPr>
          <w:sz w:val="26"/>
          <w:szCs w:val="26"/>
        </w:rPr>
        <w:t>层施加这些约束。设</w:t>
      </w:r>
      <m:oMath>
        <m:r>
          <w:rPr>
            <w:rFonts w:ascii="Cambria Math" w:hAnsi="Cambria Math"/>
            <w:sz w:val="26"/>
            <w:szCs w:val="26"/>
          </w:rPr>
          <m:t>q</m:t>
        </m:r>
      </m:oMath>
      <w:r>
        <w:rPr>
          <w:sz w:val="26"/>
          <w:szCs w:val="26"/>
        </w:rPr>
        <w:t>为待求的关节角向量，</w:t>
      </w:r>
      <m:oMath>
        <m:r>
          <w:rPr>
            <w:rFonts w:ascii="Cambria Math" w:hAnsi="Cambria Math"/>
            <w:sz w:val="26"/>
            <w:szCs w:val="26"/>
          </w:rPr>
          <m:t>FK</m:t>
        </m:r>
        <m:r>
          <w:rPr>
            <w:rFonts w:ascii="Cambria Math" w:hAnsi="Cambria Math"/>
            <w:sz w:val="26"/>
            <w:szCs w:val="26"/>
          </w:rPr>
          <m:t>(</m:t>
        </m:r>
        <m:r>
          <w:rPr>
            <w:rFonts w:ascii="Cambria Math" w:hAnsi="Cambria Math"/>
            <w:sz w:val="26"/>
            <w:szCs w:val="26"/>
          </w:rPr>
          <m:t>q</m:t>
        </m:r>
        <m:r>
          <w:rPr>
            <w:rFonts w:ascii="Cambria Math" w:hAnsi="Cambria Math"/>
            <w:sz w:val="26"/>
            <w:szCs w:val="26"/>
          </w:rPr>
          <m:t>)</m:t>
        </m:r>
      </m:oMath>
      <w:r>
        <w:rPr>
          <w:sz w:val="26"/>
          <w:szCs w:val="26"/>
        </w:rPr>
        <w:t>为灵巧手的前向运动学映射，</w:t>
      </w: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desired</m:t>
            </m:r>
          </m:sub>
        </m:sSub>
      </m:oMath>
      <w:r>
        <w:rPr>
          <w:sz w:val="26"/>
          <w:szCs w:val="26"/>
        </w:rPr>
        <w:t>为目标指尖位姿，则执行层求解的目标是在满足关节极限、速度限制、力矩限制、碰撞回避及构型优化等约束条件下，使</w:t>
      </w:r>
      <m:oMath>
        <m:r>
          <w:rPr>
            <w:rFonts w:ascii="Cambria Math" w:hAnsi="Cambria Math"/>
            <w:sz w:val="26"/>
            <w:szCs w:val="26"/>
          </w:rPr>
          <m:t>FK</m:t>
        </m:r>
        <m:r>
          <w:rPr>
            <w:rFonts w:ascii="Cambria Math" w:hAnsi="Cambria Math"/>
            <w:sz w:val="26"/>
            <w:szCs w:val="26"/>
          </w:rPr>
          <m:t>(</m:t>
        </m:r>
        <m:r>
          <w:rPr>
            <w:rFonts w:ascii="Cambria Math" w:hAnsi="Cambria Math"/>
            <w:sz w:val="26"/>
            <w:szCs w:val="26"/>
          </w:rPr>
          <m:t>q</m:t>
        </m:r>
        <m:r>
          <w:rPr>
            <w:rFonts w:ascii="Cambria Math" w:hAnsi="Cambria Math"/>
            <w:sz w:val="26"/>
            <w:szCs w:val="26"/>
          </w:rPr>
          <m:t>)</m:t>
        </m:r>
      </m:oMath>
      <w:r>
        <w:rPr>
          <w:sz w:val="26"/>
          <w:szCs w:val="26"/>
        </w:rPr>
        <w:t>尽可能逼近</w:t>
      </w: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desired</m:t>
            </m:r>
          </m:sub>
        </m:sSub>
      </m:oMath>
      <w:r>
        <w:rPr>
          <w:sz w:val="26"/>
          <w:szCs w:val="26"/>
        </w:rPr>
        <w:t>，从而获得满足任务要求且物理可执行的关节解。</w:t>
      </w:r>
    </w:p>
    <w:p w:rsidR="003D5B5C" w:rsidRDefault="00FF38C1">
      <w:pPr>
        <w:spacing w:line="480" w:lineRule="atLeast"/>
        <w:ind w:firstLineChars="200" w:firstLine="520"/>
        <w:textAlignment w:val="center"/>
        <w:rPr>
          <w:sz w:val="26"/>
          <w:szCs w:val="26"/>
        </w:rPr>
      </w:pPr>
      <w:r>
        <w:rPr>
          <w:sz w:val="26"/>
          <w:szCs w:val="26"/>
        </w:rPr>
        <w:t>（</w:t>
      </w:r>
      <w:r>
        <w:rPr>
          <w:sz w:val="26"/>
          <w:szCs w:val="26"/>
        </w:rPr>
        <w:t>1</w:t>
      </w:r>
      <w:r>
        <w:rPr>
          <w:sz w:val="26"/>
          <w:szCs w:val="26"/>
        </w:rPr>
        <w:t>）最小关节运动约束。</w:t>
      </w:r>
    </w:p>
    <w:p w:rsidR="003D5B5C" w:rsidRDefault="00FF38C1">
      <w:pPr>
        <w:spacing w:line="480" w:lineRule="atLeast"/>
        <w:ind w:firstLineChars="200" w:firstLine="520"/>
        <w:textAlignment w:val="center"/>
        <w:rPr>
          <w:sz w:val="26"/>
          <w:szCs w:val="26"/>
        </w:rPr>
      </w:pPr>
      <w:r>
        <w:rPr>
          <w:sz w:val="26"/>
          <w:szCs w:val="26"/>
        </w:rPr>
        <w:t>通过最小</w:t>
      </w:r>
      <w:proofErr w:type="gramStart"/>
      <w:r>
        <w:rPr>
          <w:sz w:val="26"/>
          <w:szCs w:val="26"/>
        </w:rPr>
        <w:t>化当前解</w:t>
      </w:r>
      <w:proofErr w:type="gramEnd"/>
      <w:r>
        <w:rPr>
          <w:sz w:val="26"/>
          <w:szCs w:val="26"/>
        </w:rPr>
        <w:t>与前一时刻关节角度的差异，保证运动的连续性和平滑性。这是最常用的起始约束。</w:t>
      </w:r>
    </w:p>
    <w:p w:rsidR="003D5B5C" w:rsidRDefault="00FF38C1">
      <w:pPr>
        <w:spacing w:line="480" w:lineRule="atLeast"/>
        <w:ind w:firstLineChars="200" w:firstLine="520"/>
        <w:textAlignment w:val="center"/>
        <w:rPr>
          <w:sz w:val="26"/>
          <w:szCs w:val="26"/>
        </w:rPr>
      </w:pPr>
      <m:oMathPara>
        <m:oMath>
          <m:sSup>
            <m:sSupPr>
              <m:ctrlPr>
                <w:rPr>
                  <w:rFonts w:ascii="Cambria Math" w:hAnsi="Cambria Math"/>
                  <w:sz w:val="26"/>
                  <w:szCs w:val="26"/>
                </w:rPr>
              </m:ctrlPr>
            </m:sSupPr>
            <m:e>
              <m:r>
                <w:rPr>
                  <w:rFonts w:ascii="Cambria Math" w:hAnsi="Cambria Math"/>
                  <w:sz w:val="26"/>
                  <w:szCs w:val="26"/>
                </w:rPr>
                <m:t>q</m:t>
              </m:r>
            </m:e>
            <m:sup>
              <m:r>
                <w:rPr>
                  <w:rFonts w:ascii="Cambria Math" w:hAnsi="Cambria Math"/>
                  <w:sz w:val="26"/>
                  <w:szCs w:val="26"/>
                </w:rPr>
                <m:t>*</m:t>
              </m:r>
            </m:sup>
          </m:sSup>
          <m:r>
            <w:rPr>
              <w:rFonts w:ascii="Cambria Math" w:hAnsi="Cambria Math"/>
              <w:sz w:val="26"/>
              <w:szCs w:val="26"/>
            </w:rPr>
            <m:t>=</m:t>
          </m:r>
          <m:r>
            <m:rPr>
              <m:sty m:val="p"/>
            </m:rPr>
            <w:rPr>
              <w:rFonts w:ascii="Cambria Math" w:hAnsi="Cambria Math"/>
              <w:sz w:val="26"/>
              <w:szCs w:val="26"/>
            </w:rPr>
            <m:t>argmin</m:t>
          </m:r>
          <m:r>
            <w:rPr>
              <w:rFonts w:ascii="Cambria Math" w:hAnsi="Cambria Math"/>
              <w:sz w:val="26"/>
              <w:szCs w:val="26"/>
            </w:rPr>
            <m:t>||</m:t>
          </m:r>
          <m:r>
            <w:rPr>
              <w:rFonts w:ascii="Cambria Math" w:hAnsi="Cambria Math"/>
              <w:sz w:val="26"/>
              <w:szCs w:val="26"/>
            </w:rPr>
            <m:t>q</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q</m:t>
              </m:r>
            </m:e>
            <m:sub>
              <m:r>
                <w:rPr>
                  <w:rFonts w:ascii="Cambria Math" w:hAnsi="Cambria Math"/>
                  <w:sz w:val="26"/>
                  <w:szCs w:val="26"/>
                </w:rPr>
                <m:t>t</m:t>
              </m:r>
              <m:r>
                <w:rPr>
                  <w:rFonts w:ascii="Cambria Math" w:hAnsi="Cambria Math"/>
                  <w:sz w:val="26"/>
                  <w:szCs w:val="26"/>
                </w:rPr>
                <m:t>-</m:t>
              </m:r>
              <m:r>
                <w:rPr>
                  <w:rFonts w:ascii="Cambria Math" w:hAnsi="Cambria Math"/>
                  <w:sz w:val="26"/>
                  <w:szCs w:val="26"/>
                </w:rPr>
                <m:t>1</m:t>
              </m:r>
            </m:sub>
          </m:sSub>
          <m:r>
            <w:rPr>
              <w:rFonts w:ascii="Cambria Math" w:hAnsi="Cambria Math"/>
              <w:sz w:val="26"/>
              <w:szCs w:val="26"/>
            </w:rPr>
            <m:t>||</m:t>
          </m:r>
          <m:r>
            <m:rPr>
              <m:sty m:val="p"/>
            </m:rPr>
            <w:rPr>
              <w:rFonts w:ascii="Cambria Math" w:hAnsi="Cambria Math"/>
              <w:sz w:val="26"/>
              <w:szCs w:val="26"/>
            </w:rPr>
            <m:t xml:space="preserve">² </m:t>
          </m:r>
          <m:r>
            <w:rPr>
              <w:rFonts w:ascii="Cambria Math" w:hAnsi="Cambria Math"/>
              <w:sz w:val="26"/>
              <w:szCs w:val="26"/>
            </w:rPr>
            <m:t>s</m:t>
          </m:r>
          <m:r>
            <w:rPr>
              <w:rFonts w:ascii="Cambria Math" w:hAnsi="Cambria Math"/>
              <w:sz w:val="26"/>
              <w:szCs w:val="26"/>
            </w:rPr>
            <m:t>.</m:t>
          </m:r>
          <m:r>
            <w:rPr>
              <w:rFonts w:ascii="Cambria Math" w:hAnsi="Cambria Math"/>
              <w:sz w:val="26"/>
              <w:szCs w:val="26"/>
            </w:rPr>
            <m:t>t</m:t>
          </m:r>
          <m:r>
            <w:rPr>
              <w:rFonts w:ascii="Cambria Math" w:hAnsi="Cambria Math"/>
              <w:sz w:val="26"/>
              <w:szCs w:val="26"/>
            </w:rPr>
            <m:t>.</m:t>
          </m:r>
          <m:r>
            <w:rPr>
              <w:rFonts w:ascii="Cambria Math" w:hAnsi="Cambria Math"/>
              <w:sz w:val="26"/>
              <w:szCs w:val="26"/>
            </w:rPr>
            <m:t>FK</m:t>
          </m:r>
          <m:r>
            <w:rPr>
              <w:rFonts w:ascii="Cambria Math" w:hAnsi="Cambria Math"/>
              <w:sz w:val="26"/>
              <w:szCs w:val="26"/>
            </w:rPr>
            <m:t>(</m:t>
          </m:r>
          <m:r>
            <w:rPr>
              <w:rFonts w:ascii="Cambria Math" w:hAnsi="Cambria Math"/>
              <w:sz w:val="26"/>
              <w:szCs w:val="26"/>
            </w:rPr>
            <m:t>q</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desired</m:t>
              </m:r>
            </m:sub>
          </m:sSub>
        </m:oMath>
      </m:oMathPara>
    </w:p>
    <w:p w:rsidR="003D5B5C" w:rsidRDefault="00FF38C1">
      <w:pPr>
        <w:spacing w:line="480" w:lineRule="atLeast"/>
        <w:ind w:firstLineChars="200" w:firstLine="520"/>
        <w:textAlignment w:val="center"/>
        <w:rPr>
          <w:sz w:val="26"/>
          <w:szCs w:val="26"/>
        </w:rPr>
      </w:pPr>
      <w:r>
        <w:rPr>
          <w:sz w:val="26"/>
          <w:szCs w:val="26"/>
        </w:rPr>
        <w:t>其中，</w:t>
      </w:r>
      <m:oMath>
        <m:sSup>
          <m:sSupPr>
            <m:ctrlPr>
              <w:rPr>
                <w:rFonts w:ascii="Cambria Math" w:hAnsi="Cambria Math"/>
                <w:sz w:val="26"/>
                <w:szCs w:val="26"/>
              </w:rPr>
            </m:ctrlPr>
          </m:sSupPr>
          <m:e>
            <m:r>
              <w:rPr>
                <w:rFonts w:ascii="Cambria Math" w:hAnsi="Cambria Math"/>
                <w:sz w:val="26"/>
                <w:szCs w:val="26"/>
              </w:rPr>
              <m:t>q</m:t>
            </m:r>
          </m:e>
          <m:sup>
            <m:r>
              <w:rPr>
                <w:rFonts w:ascii="Cambria Math" w:hAnsi="Cambria Math"/>
                <w:sz w:val="26"/>
                <w:szCs w:val="26"/>
              </w:rPr>
              <m:t>*</m:t>
            </m:r>
          </m:sup>
        </m:sSup>
      </m:oMath>
      <w:r>
        <w:rPr>
          <w:sz w:val="26"/>
          <w:szCs w:val="26"/>
        </w:rPr>
        <w:t>表示满足约束条件时求得的最优关节角向量；</w:t>
      </w:r>
      <m:oMath>
        <m:r>
          <m:rPr>
            <m:sty m:val="p"/>
          </m:rPr>
          <w:rPr>
            <w:rFonts w:ascii="Cambria Math" w:hAnsi="Cambria Math"/>
            <w:sz w:val="26"/>
            <w:szCs w:val="26"/>
          </w:rPr>
          <m:t>argmin</m:t>
        </m:r>
        <m:r>
          <w:rPr>
            <w:rFonts w:ascii="Cambria Math" w:hAnsi="Cambria Math"/>
            <w:sz w:val="26"/>
            <w:szCs w:val="26"/>
          </w:rPr>
          <m:t>⁡</m:t>
        </m:r>
      </m:oMath>
      <w:r>
        <w:rPr>
          <w:sz w:val="26"/>
          <w:szCs w:val="26"/>
        </w:rPr>
        <w:t>表示在所有可行解中选取使目标函数取得最小值的变量取值；</w:t>
      </w:r>
      <m:oMath>
        <m:r>
          <w:rPr>
            <w:rFonts w:ascii="Cambria Math" w:hAnsi="Cambria Math"/>
            <w:sz w:val="26"/>
            <w:szCs w:val="26"/>
          </w:rPr>
          <m:t>q</m:t>
        </m:r>
      </m:oMath>
      <w:r>
        <w:rPr>
          <w:sz w:val="26"/>
          <w:szCs w:val="26"/>
        </w:rPr>
        <w:t>表示待求的当前时刻关节角向量；</w:t>
      </w:r>
      <m:oMath>
        <m:sSub>
          <m:sSubPr>
            <m:ctrlPr>
              <w:rPr>
                <w:rFonts w:ascii="Cambria Math" w:hAnsi="Cambria Math"/>
                <w:sz w:val="26"/>
                <w:szCs w:val="26"/>
              </w:rPr>
            </m:ctrlPr>
          </m:sSubPr>
          <m:e>
            <m:r>
              <w:rPr>
                <w:rFonts w:ascii="Cambria Math" w:hAnsi="Cambria Math"/>
                <w:sz w:val="26"/>
                <w:szCs w:val="26"/>
              </w:rPr>
              <m:t>q</m:t>
            </m:r>
          </m:e>
          <m:sub>
            <m:r>
              <w:rPr>
                <w:rFonts w:ascii="Cambria Math" w:hAnsi="Cambria Math"/>
                <w:sz w:val="26"/>
                <w:szCs w:val="26"/>
              </w:rPr>
              <m:t>t</m:t>
            </m:r>
            <m:r>
              <w:rPr>
                <w:rFonts w:ascii="Cambria Math" w:hAnsi="Cambria Math"/>
                <w:sz w:val="26"/>
                <w:szCs w:val="26"/>
              </w:rPr>
              <m:t>-</m:t>
            </m:r>
            <m:r>
              <w:rPr>
                <w:rFonts w:ascii="Cambria Math" w:hAnsi="Cambria Math"/>
                <w:sz w:val="26"/>
                <w:szCs w:val="26"/>
              </w:rPr>
              <m:t>1</m:t>
            </m:r>
          </m:sub>
        </m:sSub>
      </m:oMath>
      <w:r>
        <w:rPr>
          <w:sz w:val="26"/>
          <w:szCs w:val="26"/>
        </w:rPr>
        <w:t>表示前一时刻的关节角向量；</w:t>
      </w:r>
      <m:oMath>
        <m:r>
          <m:rPr>
            <m:sty m:val="p"/>
          </m:rPr>
          <w:rPr>
            <w:rFonts w:ascii="Cambria Math" w:hAnsi="Cambria Math"/>
            <w:sz w:val="26"/>
            <w:szCs w:val="26"/>
          </w:rPr>
          <m:t>∥</m:t>
        </m:r>
        <m:r>
          <w:rPr>
            <w:rFonts w:ascii="Cambria Math" w:hAnsi="Cambria Math"/>
            <w:sz w:val="26"/>
            <w:szCs w:val="26"/>
          </w:rPr>
          <m:t>q</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q</m:t>
            </m:r>
          </m:e>
          <m:sub>
            <m:r>
              <w:rPr>
                <w:rFonts w:ascii="Cambria Math" w:hAnsi="Cambria Math"/>
                <w:sz w:val="26"/>
                <w:szCs w:val="26"/>
              </w:rPr>
              <m:t>t</m:t>
            </m:r>
            <m:r>
              <w:rPr>
                <w:rFonts w:ascii="Cambria Math" w:hAnsi="Cambria Math"/>
                <w:sz w:val="26"/>
                <w:szCs w:val="26"/>
              </w:rPr>
              <m:t>-</m:t>
            </m:r>
            <m:r>
              <w:rPr>
                <w:rFonts w:ascii="Cambria Math" w:hAnsi="Cambria Math"/>
                <w:sz w:val="26"/>
                <w:szCs w:val="26"/>
              </w:rPr>
              <m:t>1</m:t>
            </m:r>
          </m:sub>
        </m:sSub>
        <m:sSup>
          <m:sSupPr>
            <m:ctrlPr>
              <w:rPr>
                <w:rFonts w:ascii="Cambria Math" w:hAnsi="Cambria Math"/>
                <w:sz w:val="26"/>
                <w:szCs w:val="26"/>
              </w:rPr>
            </m:ctrlPr>
          </m:sSupPr>
          <m:e>
            <m:r>
              <m:rPr>
                <m:sty m:val="p"/>
              </m:rPr>
              <w:rPr>
                <w:rFonts w:ascii="Cambria Math" w:hAnsi="Cambria Math"/>
                <w:sz w:val="26"/>
                <w:szCs w:val="26"/>
              </w:rPr>
              <m:t>∥</m:t>
            </m:r>
          </m:e>
          <m:sup>
            <m:r>
              <w:rPr>
                <w:rFonts w:ascii="Cambria Math" w:hAnsi="Cambria Math"/>
                <w:sz w:val="26"/>
                <w:szCs w:val="26"/>
              </w:rPr>
              <m:t>2</m:t>
            </m:r>
          </m:sup>
        </m:sSup>
      </m:oMath>
      <w:r>
        <w:rPr>
          <w:sz w:val="26"/>
          <w:szCs w:val="26"/>
        </w:rPr>
        <w:t>表示当前关节角与前一时刻关节角之间差值的二范数平方，用于衡量</w:t>
      </w:r>
      <w:proofErr w:type="gramStart"/>
      <w:r>
        <w:rPr>
          <w:sz w:val="26"/>
          <w:szCs w:val="26"/>
        </w:rPr>
        <w:t>本时刻</w:t>
      </w:r>
      <w:proofErr w:type="gramEnd"/>
      <w:r>
        <w:rPr>
          <w:sz w:val="26"/>
          <w:szCs w:val="26"/>
        </w:rPr>
        <w:t>相对于上一时刻的关节变化量；</w:t>
      </w:r>
      <m:oMath>
        <m:r>
          <w:rPr>
            <w:rFonts w:ascii="Cambria Math" w:hAnsi="Cambria Math"/>
            <w:sz w:val="26"/>
            <w:szCs w:val="26"/>
          </w:rPr>
          <m:t>FK</m:t>
        </m:r>
        <m:r>
          <w:rPr>
            <w:rFonts w:ascii="Cambria Math" w:hAnsi="Cambria Math"/>
            <w:sz w:val="26"/>
            <w:szCs w:val="26"/>
          </w:rPr>
          <m:t>(</m:t>
        </m:r>
        <m:r>
          <w:rPr>
            <w:rFonts w:ascii="Cambria Math" w:hAnsi="Cambria Math"/>
            <w:sz w:val="26"/>
            <w:szCs w:val="26"/>
          </w:rPr>
          <m:t>q</m:t>
        </m:r>
        <m:r>
          <w:rPr>
            <w:rFonts w:ascii="Cambria Math" w:hAnsi="Cambria Math"/>
            <w:sz w:val="26"/>
            <w:szCs w:val="26"/>
          </w:rPr>
          <m:t>)</m:t>
        </m:r>
      </m:oMath>
      <w:r>
        <w:rPr>
          <w:sz w:val="26"/>
          <w:szCs w:val="26"/>
        </w:rPr>
        <w:t>表</w:t>
      </w:r>
      <w:r>
        <w:rPr>
          <w:sz w:val="26"/>
          <w:szCs w:val="26"/>
        </w:rPr>
        <w:lastRenderedPageBreak/>
        <w:t>示灵巧手的前向运动学映射函数，用于由关节角向量</w:t>
      </w:r>
      <m:oMath>
        <m:r>
          <w:rPr>
            <w:rFonts w:ascii="Cambria Math" w:hAnsi="Cambria Math"/>
            <w:sz w:val="26"/>
            <w:szCs w:val="26"/>
          </w:rPr>
          <m:t>q</m:t>
        </m:r>
      </m:oMath>
      <w:r>
        <w:rPr>
          <w:sz w:val="26"/>
          <w:szCs w:val="26"/>
        </w:rPr>
        <w:t>计算指尖或末端执行器的位姿；</w:t>
      </w: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desired</m:t>
            </m:r>
          </m:sub>
        </m:sSub>
      </m:oMath>
      <w:r>
        <w:rPr>
          <w:sz w:val="26"/>
          <w:szCs w:val="26"/>
        </w:rPr>
        <w:t>表示任务空间中的目标指尖位姿；约束条件</w:t>
      </w:r>
      <m:oMath>
        <m:r>
          <w:rPr>
            <w:rFonts w:ascii="Cambria Math" w:hAnsi="Cambria Math"/>
            <w:sz w:val="26"/>
            <w:szCs w:val="26"/>
          </w:rPr>
          <m:t>FK</m:t>
        </m:r>
        <m:r>
          <w:rPr>
            <w:rFonts w:ascii="Cambria Math" w:hAnsi="Cambria Math"/>
            <w:sz w:val="26"/>
            <w:szCs w:val="26"/>
          </w:rPr>
          <m:t>(</m:t>
        </m:r>
        <m:r>
          <w:rPr>
            <w:rFonts w:ascii="Cambria Math" w:hAnsi="Cambria Math"/>
            <w:sz w:val="26"/>
            <w:szCs w:val="26"/>
          </w:rPr>
          <m:t>q</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desired</m:t>
            </m:r>
          </m:sub>
        </m:sSub>
      </m:oMath>
      <w:r>
        <w:rPr>
          <w:sz w:val="26"/>
          <w:szCs w:val="26"/>
        </w:rPr>
        <w:t>表示求得的关节角向量在经过前向运动学映射后，应当达到预期的目标位姿。</w:t>
      </w:r>
    </w:p>
    <w:p w:rsidR="003D5B5C" w:rsidRDefault="00FF38C1">
      <w:pPr>
        <w:spacing w:line="480" w:lineRule="atLeast"/>
        <w:ind w:firstLineChars="200" w:firstLine="520"/>
        <w:textAlignment w:val="center"/>
        <w:rPr>
          <w:sz w:val="26"/>
          <w:szCs w:val="26"/>
        </w:rPr>
      </w:pPr>
      <w:r>
        <w:rPr>
          <w:sz w:val="26"/>
          <w:szCs w:val="26"/>
        </w:rPr>
        <w:t>上述优化问题的含义是：在保证指尖到达目标位姿的前提下，优先选择与前一时刻关节状态最接近的解，从而提高运动的连续性、平滑性和执行稳定性。</w:t>
      </w:r>
    </w:p>
    <w:p w:rsidR="003D5B5C" w:rsidRDefault="00FF38C1">
      <w:pPr>
        <w:spacing w:line="480" w:lineRule="atLeast"/>
        <w:ind w:firstLineChars="200" w:firstLine="520"/>
        <w:textAlignment w:val="center"/>
        <w:rPr>
          <w:sz w:val="26"/>
          <w:szCs w:val="26"/>
        </w:rPr>
      </w:pPr>
      <w:r>
        <w:rPr>
          <w:sz w:val="26"/>
          <w:szCs w:val="26"/>
        </w:rPr>
        <w:t>（</w:t>
      </w:r>
      <w:r>
        <w:rPr>
          <w:sz w:val="26"/>
          <w:szCs w:val="26"/>
        </w:rPr>
        <w:t>2</w:t>
      </w:r>
      <w:r>
        <w:rPr>
          <w:sz w:val="26"/>
          <w:szCs w:val="26"/>
        </w:rPr>
        <w:t>）关节极限约束。</w:t>
      </w:r>
    </w:p>
    <w:p w:rsidR="003D5B5C" w:rsidRDefault="00FF38C1">
      <w:pPr>
        <w:spacing w:line="480" w:lineRule="atLeast"/>
        <w:ind w:firstLineChars="200" w:firstLine="520"/>
        <w:textAlignment w:val="center"/>
        <w:rPr>
          <w:sz w:val="26"/>
          <w:szCs w:val="26"/>
        </w:rPr>
      </w:pPr>
      <w:r>
        <w:rPr>
          <w:sz w:val="26"/>
          <w:szCs w:val="26"/>
        </w:rPr>
        <w:t>硬约束保证解在物理可达范围内：</w:t>
      </w:r>
    </w:p>
    <w:p w:rsidR="003D5B5C" w:rsidRDefault="00FF38C1">
      <w:pPr>
        <w:spacing w:line="480" w:lineRule="atLeast"/>
        <w:ind w:firstLineChars="200" w:firstLine="520"/>
        <w:textAlignment w:val="center"/>
        <w:rPr>
          <w:sz w:val="26"/>
          <w:szCs w:val="26"/>
        </w:rPr>
      </w:pPr>
      <w:r>
        <w:rPr>
          <w:rFonts w:hint="eastAsia"/>
          <w:sz w:val="26"/>
          <w:szCs w:val="26"/>
        </w:rPr>
        <w:t>1</w:t>
      </w:r>
      <w:r>
        <w:rPr>
          <w:rFonts w:hint="eastAsia"/>
          <w:sz w:val="26"/>
          <w:szCs w:val="26"/>
        </w:rPr>
        <w:t>、</w:t>
      </w:r>
      <w:r>
        <w:rPr>
          <w:sz w:val="26"/>
          <w:szCs w:val="26"/>
        </w:rPr>
        <w:t>关节角度限位。</w:t>
      </w:r>
    </w:p>
    <w:p w:rsidR="003D5B5C" w:rsidRDefault="00FF38C1">
      <w:pPr>
        <w:spacing w:line="480" w:lineRule="atLeast"/>
        <w:ind w:firstLineChars="200" w:firstLine="520"/>
        <w:textAlignment w:val="center"/>
        <w:rPr>
          <w:sz w:val="26"/>
          <w:szCs w:val="26"/>
        </w:rPr>
      </w:pPr>
      <m:oMathPara>
        <m:oMath>
          <m:sSub>
            <m:sSubPr>
              <m:ctrlPr>
                <w:rPr>
                  <w:rFonts w:ascii="Cambria Math" w:hAnsi="Cambria Math"/>
                  <w:sz w:val="26"/>
                  <w:szCs w:val="26"/>
                </w:rPr>
              </m:ctrlPr>
            </m:sSubPr>
            <m:e>
              <m:r>
                <w:rPr>
                  <w:rFonts w:ascii="Cambria Math" w:hAnsi="Cambria Math"/>
                  <w:sz w:val="26"/>
                  <w:szCs w:val="26"/>
                </w:rPr>
                <m:t>q</m:t>
              </m:r>
            </m:e>
            <m:sub>
              <m:r>
                <w:rPr>
                  <w:rFonts w:ascii="Cambria Math" w:hAnsi="Cambria Math"/>
                  <w:sz w:val="26"/>
                  <w:szCs w:val="26"/>
                </w:rPr>
                <m:t>min</m:t>
              </m:r>
            </m:sub>
          </m:sSub>
          <m:r>
            <w:rPr>
              <w:rFonts w:ascii="Cambria Math" w:hAnsi="Cambria Math"/>
              <w:sz w:val="26"/>
              <w:szCs w:val="26"/>
            </w:rPr>
            <m:t>≤</m:t>
          </m:r>
          <m:r>
            <w:rPr>
              <w:rFonts w:ascii="Cambria Math" w:hAnsi="Cambria Math"/>
              <w:sz w:val="26"/>
              <w:szCs w:val="26"/>
            </w:rPr>
            <m:t>q</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q</m:t>
              </m:r>
            </m:e>
            <m:sub>
              <m:r>
                <w:rPr>
                  <w:rFonts w:ascii="Cambria Math" w:hAnsi="Cambria Math"/>
                  <w:sz w:val="26"/>
                  <w:szCs w:val="26"/>
                </w:rPr>
                <m:t>max</m:t>
              </m:r>
            </m:sub>
          </m:sSub>
        </m:oMath>
      </m:oMathPara>
    </w:p>
    <w:p w:rsidR="003D5B5C" w:rsidRDefault="00FF38C1">
      <w:pPr>
        <w:spacing w:line="480" w:lineRule="atLeast"/>
        <w:ind w:firstLineChars="200" w:firstLine="520"/>
        <w:textAlignment w:val="center"/>
        <w:rPr>
          <w:sz w:val="26"/>
          <w:szCs w:val="26"/>
        </w:rPr>
      </w:pPr>
      <w:r>
        <w:rPr>
          <w:rFonts w:hint="eastAsia"/>
          <w:sz w:val="26"/>
          <w:szCs w:val="26"/>
        </w:rPr>
        <w:t>2</w:t>
      </w:r>
      <w:r>
        <w:rPr>
          <w:rFonts w:hint="eastAsia"/>
          <w:sz w:val="26"/>
          <w:szCs w:val="26"/>
        </w:rPr>
        <w:t>、</w:t>
      </w:r>
      <w:r>
        <w:rPr>
          <w:sz w:val="26"/>
          <w:szCs w:val="26"/>
        </w:rPr>
        <w:t>关节速度限制。</w:t>
      </w:r>
    </w:p>
    <w:p w:rsidR="003D5B5C" w:rsidRDefault="00FF38C1">
      <w:pPr>
        <w:spacing w:line="480" w:lineRule="atLeast"/>
        <w:ind w:firstLineChars="200" w:firstLine="520"/>
        <w:textAlignment w:val="center"/>
        <w:rPr>
          <w:sz w:val="26"/>
          <w:szCs w:val="26"/>
        </w:rPr>
      </w:pPr>
      <m:oMathPara>
        <m:oMath>
          <m:r>
            <w:rPr>
              <w:rFonts w:ascii="Cambria Math" w:hAnsi="Cambria Math"/>
              <w:sz w:val="26"/>
              <w:szCs w:val="26"/>
            </w:rPr>
            <m:t>|</m:t>
          </m:r>
          <m:r>
            <w:rPr>
              <w:rFonts w:ascii="Cambria Math" w:hAnsi="Cambria Math"/>
              <w:sz w:val="26"/>
              <w:szCs w:val="26"/>
            </w:rPr>
            <m:t>q</m:t>
          </m:r>
          <m:r>
            <m:rPr>
              <m:sty m:val="p"/>
            </m:rPr>
            <w:rPr>
              <w:rFonts w:ascii="Cambria Math" w:hAnsi="Cambria Math"/>
              <w:sz w:val="26"/>
              <w:szCs w:val="26"/>
            </w:rPr>
            <m:t>̇</m:t>
          </m:r>
          <m:r>
            <w:rPr>
              <w:rFonts w:ascii="Cambria Math" w:hAnsi="Cambria Math"/>
              <w:sz w:val="26"/>
              <w:szCs w:val="26"/>
            </w:rPr>
            <m:t>|≤</m:t>
          </m:r>
          <m:r>
            <w:rPr>
              <w:rFonts w:ascii="Cambria Math" w:hAnsi="Cambria Math"/>
              <w:sz w:val="26"/>
              <w:szCs w:val="26"/>
            </w:rPr>
            <m:t>q</m:t>
          </m:r>
          <m:sSub>
            <m:sSubPr>
              <m:ctrlPr>
                <w:rPr>
                  <w:rFonts w:ascii="Cambria Math" w:hAnsi="Cambria Math"/>
                  <w:sz w:val="26"/>
                  <w:szCs w:val="26"/>
                </w:rPr>
              </m:ctrlPr>
            </m:sSubPr>
            <m:e>
              <m:r>
                <m:rPr>
                  <m:sty m:val="p"/>
                </m:rPr>
                <w:rPr>
                  <w:rFonts w:ascii="Cambria Math" w:hAnsi="Cambria Math"/>
                  <w:sz w:val="26"/>
                  <w:szCs w:val="26"/>
                </w:rPr>
                <m:t>̇</m:t>
              </m:r>
            </m:e>
            <m:sub>
              <m:r>
                <w:rPr>
                  <w:rFonts w:ascii="Cambria Math" w:hAnsi="Cambria Math"/>
                  <w:sz w:val="26"/>
                  <w:szCs w:val="26"/>
                </w:rPr>
                <m:t>max</m:t>
              </m:r>
            </m:sub>
          </m:sSub>
        </m:oMath>
      </m:oMathPara>
    </w:p>
    <w:p w:rsidR="003D5B5C" w:rsidRDefault="00FF38C1">
      <w:pPr>
        <w:spacing w:line="480" w:lineRule="atLeast"/>
        <w:ind w:firstLineChars="200" w:firstLine="520"/>
        <w:textAlignment w:val="center"/>
        <w:rPr>
          <w:sz w:val="26"/>
          <w:szCs w:val="26"/>
        </w:rPr>
      </w:pPr>
      <w:r>
        <w:rPr>
          <w:rFonts w:hint="eastAsia"/>
          <w:sz w:val="26"/>
          <w:szCs w:val="26"/>
        </w:rPr>
        <w:t>3</w:t>
      </w:r>
      <w:r>
        <w:rPr>
          <w:rFonts w:hint="eastAsia"/>
          <w:sz w:val="26"/>
          <w:szCs w:val="26"/>
        </w:rPr>
        <w:t>、</w:t>
      </w:r>
      <w:r>
        <w:rPr>
          <w:sz w:val="26"/>
          <w:szCs w:val="26"/>
        </w:rPr>
        <w:t>关节力矩限制。</w:t>
      </w:r>
    </w:p>
    <w:p w:rsidR="003D5B5C" w:rsidRDefault="00FF38C1">
      <w:pPr>
        <w:spacing w:line="480" w:lineRule="atLeast"/>
        <w:ind w:firstLineChars="200" w:firstLine="520"/>
        <w:textAlignment w:val="center"/>
        <w:rPr>
          <w:sz w:val="26"/>
          <w:szCs w:val="26"/>
        </w:rPr>
      </w:pPr>
      <m:oMathPara>
        <m:oMath>
          <m:d>
            <m:dPr>
              <m:begChr m:val="|"/>
              <m:endChr m:val="|"/>
              <m:ctrlPr>
                <w:rPr>
                  <w:rFonts w:ascii="Cambria Math" w:hAnsi="Cambria Math"/>
                  <w:i/>
                  <w:sz w:val="26"/>
                  <w:szCs w:val="26"/>
                </w:rPr>
              </m:ctrlPr>
            </m:dPr>
            <m:e>
              <m:r>
                <w:rPr>
                  <w:rFonts w:ascii="Cambria Math" w:hAnsi="Cambria Math"/>
                  <w:sz w:val="26"/>
                  <w:szCs w:val="26"/>
                </w:rPr>
                <m:t>τ</m:t>
              </m:r>
            </m:e>
          </m:d>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τ</m:t>
              </m:r>
            </m:e>
            <m:sub>
              <m:r>
                <w:rPr>
                  <w:rFonts w:ascii="Cambria Math" w:hAnsi="Cambria Math"/>
                  <w:sz w:val="26"/>
                  <w:szCs w:val="26"/>
                </w:rPr>
                <m:t>max</m:t>
              </m:r>
            </m:sub>
          </m:sSub>
        </m:oMath>
      </m:oMathPara>
    </w:p>
    <w:p w:rsidR="003D5B5C" w:rsidRDefault="00FF38C1">
      <w:pPr>
        <w:spacing w:line="480" w:lineRule="atLeast"/>
        <w:ind w:firstLineChars="200" w:firstLine="520"/>
        <w:textAlignment w:val="center"/>
        <w:rPr>
          <w:sz w:val="26"/>
          <w:szCs w:val="26"/>
        </w:rPr>
      </w:pPr>
      <w:r>
        <w:rPr>
          <w:sz w:val="26"/>
          <w:szCs w:val="26"/>
        </w:rPr>
        <w:t>（</w:t>
      </w:r>
      <w:r>
        <w:rPr>
          <w:sz w:val="26"/>
          <w:szCs w:val="26"/>
        </w:rPr>
        <w:t>3</w:t>
      </w:r>
      <w:r>
        <w:rPr>
          <w:sz w:val="26"/>
          <w:szCs w:val="26"/>
        </w:rPr>
        <w:t>）碰撞回避约束。</w:t>
      </w:r>
    </w:p>
    <w:p w:rsidR="003D5B5C" w:rsidRDefault="00FF38C1">
      <w:pPr>
        <w:spacing w:line="480" w:lineRule="atLeast"/>
        <w:ind w:firstLineChars="200" w:firstLine="520"/>
        <w:textAlignment w:val="center"/>
        <w:rPr>
          <w:sz w:val="26"/>
          <w:szCs w:val="26"/>
        </w:rPr>
      </w:pPr>
      <w:r>
        <w:rPr>
          <w:sz w:val="26"/>
          <w:szCs w:val="26"/>
        </w:rPr>
        <w:t>避免手指间的自碰撞以及手指与物体非接触区域的碰撞。各连杆间最小距离约束：</w:t>
      </w:r>
    </w:p>
    <w:p w:rsidR="003D5B5C" w:rsidRDefault="00FF38C1">
      <w:pPr>
        <w:spacing w:line="480" w:lineRule="atLeast"/>
        <w:ind w:firstLineChars="200" w:firstLine="520"/>
        <w:textAlignment w:val="center"/>
        <w:rPr>
          <w:sz w:val="26"/>
          <w:szCs w:val="26"/>
        </w:rPr>
      </w:pPr>
      <m:oMathPara>
        <m:oMath>
          <m:r>
            <w:rPr>
              <w:rFonts w:ascii="Cambria Math" w:hAnsi="Cambria Math"/>
              <w:sz w:val="26"/>
              <w:szCs w:val="26"/>
            </w:rPr>
            <m:t>d</m:t>
          </m:r>
          <m:r>
            <w:rPr>
              <w:rFonts w:ascii="Cambria Math" w:hAnsi="Cambria Math"/>
              <w:sz w:val="26"/>
              <w:szCs w:val="26"/>
            </w:rPr>
            <m:t>(</m:t>
          </m:r>
          <m:r>
            <w:rPr>
              <w:rFonts w:ascii="Cambria Math" w:hAnsi="Cambria Math"/>
              <w:sz w:val="26"/>
              <w:szCs w:val="26"/>
            </w:rPr>
            <m:t>q</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safe</m:t>
              </m:r>
            </m:sub>
          </m:sSub>
        </m:oMath>
      </m:oMathPara>
    </w:p>
    <w:p w:rsidR="003D5B5C" w:rsidRDefault="00FF38C1">
      <w:pPr>
        <w:spacing w:line="480" w:lineRule="atLeast"/>
        <w:ind w:firstLineChars="200" w:firstLine="520"/>
        <w:textAlignment w:val="center"/>
        <w:rPr>
          <w:sz w:val="26"/>
          <w:szCs w:val="26"/>
        </w:rPr>
      </w:pPr>
      <w:r>
        <w:rPr>
          <w:sz w:val="26"/>
          <w:szCs w:val="26"/>
        </w:rPr>
        <w:t>（</w:t>
      </w:r>
      <w:r>
        <w:rPr>
          <w:sz w:val="26"/>
          <w:szCs w:val="26"/>
        </w:rPr>
        <w:t>4</w:t>
      </w:r>
      <w:r>
        <w:rPr>
          <w:sz w:val="26"/>
          <w:szCs w:val="26"/>
        </w:rPr>
        <w:t>）构型优化约束。</w:t>
      </w:r>
    </w:p>
    <w:p w:rsidR="003D5B5C" w:rsidRDefault="00FF38C1">
      <w:pPr>
        <w:spacing w:line="480" w:lineRule="atLeast"/>
        <w:ind w:firstLineChars="200" w:firstLine="520"/>
        <w:textAlignment w:val="center"/>
        <w:rPr>
          <w:sz w:val="26"/>
          <w:szCs w:val="26"/>
        </w:rPr>
      </w:pPr>
      <w:r>
        <w:rPr>
          <w:sz w:val="26"/>
          <w:szCs w:val="26"/>
        </w:rPr>
        <w:t>引导灵巧</w:t>
      </w:r>
      <w:proofErr w:type="gramStart"/>
      <w:r>
        <w:rPr>
          <w:sz w:val="26"/>
          <w:szCs w:val="26"/>
        </w:rPr>
        <w:t>手</w:t>
      </w:r>
      <w:r>
        <w:rPr>
          <w:sz w:val="26"/>
          <w:szCs w:val="26"/>
        </w:rPr>
        <w:t>采用</w:t>
      </w:r>
      <w:proofErr w:type="gramEnd"/>
      <w:r>
        <w:rPr>
          <w:sz w:val="26"/>
          <w:szCs w:val="26"/>
        </w:rPr>
        <w:t>特定的抓取构型，例如三指抓取、侧</w:t>
      </w:r>
      <w:proofErr w:type="gramStart"/>
      <w:r>
        <w:rPr>
          <w:sz w:val="26"/>
          <w:szCs w:val="26"/>
        </w:rPr>
        <w:t>掓</w:t>
      </w:r>
      <w:proofErr w:type="gramEnd"/>
      <w:r>
        <w:rPr>
          <w:sz w:val="26"/>
          <w:szCs w:val="26"/>
        </w:rPr>
        <w:t>、</w:t>
      </w:r>
      <w:proofErr w:type="gramStart"/>
      <w:r>
        <w:rPr>
          <w:sz w:val="26"/>
          <w:szCs w:val="26"/>
        </w:rPr>
        <w:t>捐抓等</w:t>
      </w:r>
      <w:proofErr w:type="gramEnd"/>
      <w:r>
        <w:rPr>
          <w:sz w:val="26"/>
          <w:szCs w:val="26"/>
        </w:rPr>
        <w:t>，可通过参考构型罚函数实现：</w:t>
      </w:r>
    </w:p>
    <w:p w:rsidR="003D5B5C" w:rsidRDefault="00FF38C1">
      <w:pPr>
        <w:spacing w:line="480" w:lineRule="atLeast"/>
        <w:ind w:firstLineChars="200" w:firstLine="520"/>
        <w:textAlignment w:val="center"/>
        <w:rPr>
          <w:sz w:val="26"/>
          <w:szCs w:val="26"/>
        </w:rPr>
      </w:pPr>
      <m:oMathPara>
        <m:oMath>
          <m:sSup>
            <m:sSupPr>
              <m:ctrlPr>
                <w:rPr>
                  <w:rFonts w:ascii="Cambria Math" w:hAnsi="Cambria Math"/>
                  <w:sz w:val="26"/>
                  <w:szCs w:val="26"/>
                </w:rPr>
              </m:ctrlPr>
            </m:sSupPr>
            <m:e>
              <m:r>
                <w:rPr>
                  <w:rFonts w:ascii="Cambria Math" w:hAnsi="Cambria Math"/>
                  <w:sz w:val="26"/>
                  <w:szCs w:val="26"/>
                </w:rPr>
                <m:t>q</m:t>
              </m:r>
            </m:e>
            <m:sup>
              <m:r>
                <w:rPr>
                  <w:rFonts w:ascii="Cambria Math" w:hAnsi="Cambria Math"/>
                  <w:sz w:val="26"/>
                  <w:szCs w:val="26"/>
                </w:rPr>
                <m:t>*</m:t>
              </m:r>
            </m:sup>
          </m:sSup>
          <m:r>
            <w:rPr>
              <w:rFonts w:ascii="Cambria Math" w:hAnsi="Cambria Math"/>
              <w:sz w:val="26"/>
              <w:szCs w:val="26"/>
            </w:rPr>
            <m:t>=</m:t>
          </m:r>
          <m:r>
            <m:rPr>
              <m:sty m:val="p"/>
            </m:rPr>
            <w:rPr>
              <w:rFonts w:ascii="Cambria Math" w:hAnsi="Cambria Math"/>
              <w:sz w:val="26"/>
              <w:szCs w:val="26"/>
            </w:rPr>
            <m:t>argmin</m:t>
          </m:r>
          <m:r>
            <w:rPr>
              <w:rFonts w:ascii="Cambria Math" w:hAnsi="Cambria Math"/>
              <w:sz w:val="26"/>
              <w:szCs w:val="26"/>
            </w:rPr>
            <m:t>[||</m:t>
          </m:r>
          <m:r>
            <w:rPr>
              <w:rFonts w:ascii="Cambria Math" w:hAnsi="Cambria Math"/>
              <w:sz w:val="26"/>
              <w:szCs w:val="26"/>
            </w:rPr>
            <m:t>FK</m:t>
          </m:r>
          <m:r>
            <w:rPr>
              <w:rFonts w:ascii="Cambria Math" w:hAnsi="Cambria Math"/>
              <w:sz w:val="26"/>
              <w:szCs w:val="26"/>
            </w:rPr>
            <m:t>(</m:t>
          </m:r>
          <m:r>
            <w:rPr>
              <w:rFonts w:ascii="Cambria Math" w:hAnsi="Cambria Math"/>
              <w:sz w:val="26"/>
              <w:szCs w:val="26"/>
            </w:rPr>
            <m:t>q</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d</m:t>
              </m:r>
            </m:sub>
          </m:sSub>
          <m:r>
            <w:rPr>
              <w:rFonts w:ascii="Cambria Math" w:hAnsi="Cambria Math"/>
              <w:sz w:val="26"/>
              <w:szCs w:val="26"/>
            </w:rPr>
            <m:t>||</m:t>
          </m:r>
          <m:r>
            <m:rPr>
              <m:sty m:val="p"/>
            </m:rPr>
            <w:rPr>
              <w:rFonts w:ascii="Cambria Math" w:hAnsi="Cambria Math"/>
              <w:sz w:val="26"/>
              <w:szCs w:val="26"/>
            </w:rPr>
            <m:t>²</m:t>
          </m:r>
          <m:r>
            <w:rPr>
              <w:rFonts w:ascii="Cambria Math" w:hAnsi="Cambria Math"/>
              <w:sz w:val="26"/>
              <w:szCs w:val="26"/>
            </w:rPr>
            <m:t>+</m:t>
          </m:r>
          <m:r>
            <w:rPr>
              <w:rFonts w:ascii="Cambria Math" w:hAnsi="Cambria Math"/>
              <w:sz w:val="26"/>
              <w:szCs w:val="26"/>
            </w:rPr>
            <m:t>λ</m:t>
          </m:r>
          <m:r>
            <w:rPr>
              <w:rFonts w:ascii="Cambria Math" w:hAnsi="Cambria Math"/>
              <w:sz w:val="26"/>
              <w:szCs w:val="26"/>
            </w:rPr>
            <m:t>||</m:t>
          </m:r>
          <m:r>
            <w:rPr>
              <w:rFonts w:ascii="Cambria Math" w:hAnsi="Cambria Math"/>
              <w:sz w:val="26"/>
              <w:szCs w:val="26"/>
            </w:rPr>
            <m:t>q</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q</m:t>
              </m:r>
            </m:e>
            <m:sub>
              <m:r>
                <w:rPr>
                  <w:rFonts w:ascii="Cambria Math" w:hAnsi="Cambria Math"/>
                  <w:sz w:val="26"/>
                  <w:szCs w:val="26"/>
                </w:rPr>
                <m:t>ref</m:t>
              </m:r>
            </m:sub>
          </m:sSub>
          <m:r>
            <w:rPr>
              <w:rFonts w:ascii="Cambria Math" w:hAnsi="Cambria Math"/>
              <w:sz w:val="26"/>
              <w:szCs w:val="26"/>
            </w:rPr>
            <m:t>||</m:t>
          </m:r>
          <m:r>
            <m:rPr>
              <m:sty m:val="p"/>
            </m:rPr>
            <w:rPr>
              <w:rFonts w:ascii="Cambria Math" w:hAnsi="Cambria Math"/>
              <w:sz w:val="26"/>
              <w:szCs w:val="26"/>
            </w:rPr>
            <m:t>²</m:t>
          </m:r>
          <m:r>
            <w:rPr>
              <w:rFonts w:ascii="Cambria Math" w:hAnsi="Cambria Math"/>
              <w:sz w:val="26"/>
              <w:szCs w:val="26"/>
            </w:rPr>
            <m:t>]</m:t>
          </m:r>
        </m:oMath>
      </m:oMathPara>
    </w:p>
    <w:p w:rsidR="003D5B5C" w:rsidRDefault="00FF38C1">
      <w:pPr>
        <w:spacing w:line="480" w:lineRule="atLeast"/>
        <w:ind w:firstLineChars="200" w:firstLine="520"/>
        <w:textAlignment w:val="center"/>
        <w:rPr>
          <w:ins w:id="29" w:author="LYS-PC" w:date="2026-05-08T09:37:00Z"/>
          <w:sz w:val="26"/>
          <w:szCs w:val="26"/>
        </w:rPr>
      </w:pPr>
      <w:ins w:id="30" w:author="LYS-PC" w:date="2026-05-08T09:37:00Z">
        <w:r>
          <w:rPr>
            <w:rFonts w:hint="eastAsia"/>
            <w:sz w:val="26"/>
            <w:szCs w:val="26"/>
          </w:rPr>
          <w:t>式中，</w:t>
        </w:r>
        <m:oMath>
          <m:sSub>
            <m:sSubPr>
              <m:ctrlPr>
                <w:rPr>
                  <w:rFonts w:ascii="Cambria Math" w:hAnsi="Cambria Math"/>
                  <w:sz w:val="26"/>
                  <w:szCs w:val="26"/>
                </w:rPr>
              </m:ctrlPr>
            </m:sSubPr>
            <m:e>
              <m:r>
                <w:rPr>
                  <w:rFonts w:ascii="Cambria Math" w:hAnsi="Cambria Math"/>
                  <w:sz w:val="26"/>
                  <w:szCs w:val="26"/>
                </w:rPr>
                <m:t>q</m:t>
              </m:r>
            </m:e>
            <m:sub>
              <m:r>
                <w:rPr>
                  <w:rFonts w:ascii="Cambria Math" w:hAnsi="Cambria Math"/>
                  <w:sz w:val="26"/>
                  <w:szCs w:val="26"/>
                </w:rPr>
                <m:t>ref</m:t>
              </m:r>
            </m:sub>
          </m:sSub>
        </m:oMath>
        <w:r>
          <w:rPr>
            <w:sz w:val="26"/>
            <w:szCs w:val="26"/>
          </w:rPr>
          <w:t>为</w:t>
        </w:r>
      </w:ins>
      <w:ins w:id="31" w:author="LYS-PC" w:date="2026-05-12T10:06:00Z">
        <w:r w:rsidRPr="00FF38C1">
          <w:rPr>
            <w:rFonts w:hint="eastAsia"/>
            <w:sz w:val="26"/>
            <w:szCs w:val="26"/>
          </w:rPr>
          <w:t>参考关节构型</w:t>
        </w:r>
      </w:ins>
      <w:ins w:id="32" w:author="LYS-PC" w:date="2026-05-08T09:37:00Z">
        <w:r>
          <w:rPr>
            <w:sz w:val="26"/>
            <w:szCs w:val="26"/>
          </w:rPr>
          <w:t>。</w:t>
        </w:r>
      </w:ins>
    </w:p>
    <w:p w:rsidR="003D5B5C" w:rsidRDefault="00FF38C1">
      <w:pPr>
        <w:spacing w:line="480" w:lineRule="atLeast"/>
        <w:ind w:firstLineChars="200" w:firstLine="520"/>
        <w:textAlignment w:val="center"/>
        <w:rPr>
          <w:sz w:val="26"/>
          <w:szCs w:val="26"/>
        </w:rPr>
      </w:pPr>
      <w:r>
        <w:rPr>
          <w:sz w:val="26"/>
          <w:szCs w:val="26"/>
        </w:rPr>
        <w:t>在上述执行层中，常采用以下方法进行实时逆运动学求解。此处的求解是将策略函数输出的任务空间目标转换为关节指令，而非对</w:t>
      </w:r>
      <w:r>
        <w:rPr>
          <w:sz w:val="26"/>
          <w:szCs w:val="26"/>
        </w:rPr>
        <w:t>TWAM</w:t>
      </w:r>
      <w:r>
        <w:rPr>
          <w:sz w:val="26"/>
          <w:szCs w:val="26"/>
        </w:rPr>
        <w:t>模型本身进行训练或参数求解：</w:t>
      </w:r>
    </w:p>
    <w:p w:rsidR="003D5B5C" w:rsidRDefault="00FF38C1">
      <w:pPr>
        <w:spacing w:line="480" w:lineRule="atLeast"/>
        <w:ind w:firstLineChars="200" w:firstLine="520"/>
        <w:textAlignment w:val="center"/>
        <w:rPr>
          <w:sz w:val="26"/>
          <w:szCs w:val="26"/>
        </w:rPr>
      </w:pPr>
      <w:r>
        <w:rPr>
          <w:rFonts w:hint="eastAsia"/>
          <w:sz w:val="26"/>
          <w:szCs w:val="26"/>
        </w:rPr>
        <w:t>1</w:t>
      </w:r>
      <w:r>
        <w:rPr>
          <w:rFonts w:hint="eastAsia"/>
          <w:sz w:val="26"/>
          <w:szCs w:val="26"/>
        </w:rPr>
        <w:t>、</w:t>
      </w:r>
      <w:r>
        <w:rPr>
          <w:sz w:val="26"/>
          <w:szCs w:val="26"/>
        </w:rPr>
        <w:t>加权伪逆方法（</w:t>
      </w:r>
      <w:r>
        <w:rPr>
          <w:sz w:val="26"/>
          <w:szCs w:val="26"/>
        </w:rPr>
        <w:t>Weighted Pseudoinverse</w:t>
      </w:r>
      <w:r>
        <w:rPr>
          <w:sz w:val="26"/>
          <w:szCs w:val="26"/>
        </w:rPr>
        <w:t>）。</w:t>
      </w:r>
    </w:p>
    <w:p w:rsidR="003D5B5C" w:rsidRDefault="00FF38C1">
      <w:pPr>
        <w:spacing w:line="480" w:lineRule="atLeast"/>
        <w:ind w:firstLineChars="200" w:firstLine="520"/>
        <w:textAlignment w:val="center"/>
        <w:rPr>
          <w:sz w:val="26"/>
          <w:szCs w:val="26"/>
        </w:rPr>
      </w:pPr>
      <m:oMath>
        <m:r>
          <m:rPr>
            <m:sty m:val="p"/>
          </m:rPr>
          <w:rPr>
            <w:rFonts w:ascii="Cambria Math" w:hAnsi="Cambria Math"/>
            <w:sz w:val="26"/>
            <w:szCs w:val="26"/>
          </w:rPr>
          <m:t>Δ</m:t>
        </m:r>
        <m:r>
          <w:rPr>
            <w:rFonts w:ascii="Cambria Math" w:hAnsi="Cambria Math"/>
            <w:sz w:val="26"/>
            <w:szCs w:val="26"/>
          </w:rPr>
          <m:t>q</m:t>
        </m:r>
        <m:r>
          <w:rPr>
            <w:rFonts w:ascii="Cambria Math" w:hAnsi="Cambria Math"/>
            <w:sz w:val="26"/>
            <w:szCs w:val="26"/>
          </w:rPr>
          <m:t>=</m:t>
        </m:r>
        <m:r>
          <w:rPr>
            <w:rFonts w:ascii="Cambria Math" w:hAnsi="Cambria Math"/>
            <w:sz w:val="26"/>
            <w:szCs w:val="26"/>
          </w:rPr>
          <m:t>W</m:t>
        </m:r>
        <m:r>
          <m:rPr>
            <m:sty m:val="p"/>
          </m:rPr>
          <w:rPr>
            <w:rFonts w:ascii="Cambria Math" w:hAnsi="Cambria Math"/>
            <w:sz w:val="26"/>
            <w:szCs w:val="26"/>
          </w:rPr>
          <m:t>⁻</m:t>
        </m:r>
        <m:r>
          <m:rPr>
            <m:sty m:val="p"/>
          </m:rPr>
          <w:rPr>
            <w:rFonts w:ascii="Cambria Math" w:hAnsi="Cambria Math"/>
            <w:sz w:val="26"/>
            <w:szCs w:val="26"/>
          </w:rPr>
          <m:t>¹</m:t>
        </m:r>
        <m:r>
          <w:rPr>
            <w:rFonts w:ascii="Cambria Math" w:hAnsi="Cambria Math"/>
            <w:sz w:val="26"/>
            <w:szCs w:val="26"/>
          </w:rPr>
          <m:t>J</m:t>
        </m:r>
        <m:r>
          <m:rPr>
            <m:sty m:val="p"/>
          </m:rPr>
          <w:rPr>
            <w:rFonts w:ascii="Cambria Math" w:hAnsi="Cambria Math"/>
            <w:sz w:val="26"/>
            <w:szCs w:val="26"/>
          </w:rPr>
          <m:t>ᵀ</m:t>
        </m:r>
        <m:r>
          <w:rPr>
            <w:rFonts w:ascii="Cambria Math" w:hAnsi="Cambria Math"/>
            <w:sz w:val="26"/>
            <w:szCs w:val="26"/>
          </w:rPr>
          <m:t>(</m:t>
        </m:r>
        <m:r>
          <w:rPr>
            <w:rFonts w:ascii="Cambria Math" w:hAnsi="Cambria Math"/>
            <w:sz w:val="26"/>
            <w:szCs w:val="26"/>
          </w:rPr>
          <m:t>JW</m:t>
        </m:r>
        <m:r>
          <m:rPr>
            <m:sty m:val="p"/>
          </m:rPr>
          <w:rPr>
            <w:rFonts w:ascii="Cambria Math" w:hAnsi="Cambria Math"/>
            <w:sz w:val="26"/>
            <w:szCs w:val="26"/>
          </w:rPr>
          <m:t>⁻</m:t>
        </m:r>
        <m:r>
          <m:rPr>
            <m:sty m:val="p"/>
          </m:rPr>
          <w:rPr>
            <w:rFonts w:ascii="Cambria Math" w:hAnsi="Cambria Math"/>
            <w:sz w:val="26"/>
            <w:szCs w:val="26"/>
          </w:rPr>
          <m:t>¹</m:t>
        </m:r>
        <m:r>
          <w:rPr>
            <w:rFonts w:ascii="Cambria Math" w:hAnsi="Cambria Math"/>
            <w:sz w:val="26"/>
            <w:szCs w:val="26"/>
          </w:rPr>
          <m:t>J</m:t>
        </m:r>
        <m:r>
          <m:rPr>
            <m:sty m:val="p"/>
          </m:rPr>
          <w:rPr>
            <w:rFonts w:ascii="Cambria Math" w:hAnsi="Cambria Math"/>
            <w:sz w:val="26"/>
            <w:szCs w:val="26"/>
          </w:rPr>
          <m:t>ᵀ</m:t>
        </m:r>
        <m:r>
          <w:rPr>
            <w:rFonts w:ascii="Cambria Math" w:hAnsi="Cambria Math"/>
            <w:sz w:val="26"/>
            <w:szCs w:val="26"/>
          </w:rPr>
          <m:t>)</m:t>
        </m:r>
        <m:r>
          <m:rPr>
            <m:sty m:val="p"/>
          </m:rPr>
          <w:rPr>
            <w:rFonts w:ascii="Cambria Math" w:hAnsi="Cambria Math"/>
            <w:sz w:val="26"/>
            <w:szCs w:val="26"/>
          </w:rPr>
          <m:t>⁻</m:t>
        </m:r>
        <m:r>
          <m:rPr>
            <m:sty m:val="p"/>
          </m:rPr>
          <w:rPr>
            <w:rFonts w:ascii="Cambria Math" w:hAnsi="Cambria Math"/>
            <w:sz w:val="26"/>
            <w:szCs w:val="26"/>
          </w:rPr>
          <m:t>¹Δ</m:t>
        </m:r>
        <m:r>
          <w:rPr>
            <w:rFonts w:ascii="Cambria Math" w:hAnsi="Cambria Math"/>
            <w:sz w:val="26"/>
            <w:szCs w:val="26"/>
          </w:rPr>
          <m:t>x</m:t>
        </m:r>
      </m:oMath>
      <w:r>
        <w:rPr>
          <w:sz w:val="26"/>
          <w:szCs w:val="26"/>
        </w:rPr>
        <w:t>，通过权重矩阵</w:t>
      </w:r>
      <w:r>
        <w:rPr>
          <w:i/>
          <w:sz w:val="26"/>
          <w:szCs w:val="26"/>
        </w:rPr>
        <w:t>W</w:t>
      </w:r>
      <w:r>
        <w:rPr>
          <w:sz w:val="26"/>
          <w:szCs w:val="26"/>
        </w:rPr>
        <w:t>来偏好某些关节的运动</w:t>
      </w:r>
      <w:ins w:id="33" w:author="LYS-PC" w:date="2026-05-08T09:38:00Z">
        <w:r>
          <w:rPr>
            <w:sz w:val="26"/>
            <w:szCs w:val="26"/>
          </w:rPr>
          <w:t>，式中，</w:t>
        </w:r>
        <m:oMath>
          <m:r>
            <w:rPr>
              <w:rFonts w:ascii="Cambria Math" w:hAnsi="Cambria Math"/>
              <w:sz w:val="26"/>
              <w:szCs w:val="26"/>
            </w:rPr>
            <m:t>J</m:t>
          </m:r>
        </m:oMath>
        <w:r>
          <w:rPr>
            <w:sz w:val="26"/>
            <w:szCs w:val="26"/>
          </w:rPr>
          <w:t>为</w:t>
        </w:r>
      </w:ins>
      <w:ins w:id="34" w:author="LYS-PC" w:date="2026-05-12T10:07:00Z">
        <w:r w:rsidRPr="00FF38C1">
          <w:rPr>
            <w:sz w:val="26"/>
            <w:szCs w:val="26"/>
          </w:rPr>
          <w:t>灵巧手指尖相对于关节变量的雅可比矩阵</w:t>
        </w:r>
      </w:ins>
      <w:ins w:id="35" w:author="LYS-PC" w:date="2026-05-08T09:38:00Z">
        <w:r>
          <w:rPr>
            <w:sz w:val="26"/>
            <w:szCs w:val="26"/>
          </w:rPr>
          <w:t>，</w:t>
        </w:r>
        <m:oMath>
          <m:r>
            <m:rPr>
              <m:sty m:val="p"/>
            </m:rPr>
            <w:rPr>
              <w:rFonts w:ascii="Cambria Math" w:hAnsi="Cambria Math"/>
              <w:sz w:val="26"/>
              <w:szCs w:val="26"/>
            </w:rPr>
            <m:t>Δ</m:t>
          </m:r>
          <m:r>
            <w:rPr>
              <w:rFonts w:ascii="Cambria Math" w:hAnsi="Cambria Math"/>
              <w:sz w:val="26"/>
              <w:szCs w:val="26"/>
            </w:rPr>
            <m:t>x</m:t>
          </m:r>
        </m:oMath>
        <w:r>
          <w:rPr>
            <w:sz w:val="26"/>
            <w:szCs w:val="26"/>
          </w:rPr>
          <w:t>为</w:t>
        </w:r>
      </w:ins>
      <w:ins w:id="36" w:author="LYS-PC" w:date="2026-05-12T10:07:00Z">
        <w:r w:rsidRPr="00FF38C1">
          <w:rPr>
            <w:rFonts w:hint="eastAsia"/>
            <w:sz w:val="26"/>
            <w:szCs w:val="26"/>
          </w:rPr>
          <w:t>任务空间误差</w:t>
        </w:r>
      </w:ins>
      <w:r>
        <w:rPr>
          <w:sz w:val="26"/>
          <w:szCs w:val="26"/>
        </w:rPr>
        <w:t>。</w:t>
      </w:r>
    </w:p>
    <w:p w:rsidR="003D5B5C" w:rsidRDefault="00FF38C1">
      <w:pPr>
        <w:spacing w:line="480" w:lineRule="atLeast"/>
        <w:ind w:firstLineChars="200" w:firstLine="520"/>
        <w:textAlignment w:val="center"/>
        <w:rPr>
          <w:sz w:val="26"/>
          <w:szCs w:val="26"/>
        </w:rPr>
      </w:pPr>
      <w:r>
        <w:rPr>
          <w:rFonts w:hint="eastAsia"/>
          <w:sz w:val="26"/>
          <w:szCs w:val="26"/>
        </w:rPr>
        <w:t>2</w:t>
      </w:r>
      <w:r>
        <w:rPr>
          <w:rFonts w:hint="eastAsia"/>
          <w:sz w:val="26"/>
          <w:szCs w:val="26"/>
        </w:rPr>
        <w:t>、</w:t>
      </w:r>
      <w:r>
        <w:rPr>
          <w:sz w:val="26"/>
          <w:szCs w:val="26"/>
        </w:rPr>
        <w:t>零空间投影方法（</w:t>
      </w:r>
      <w:r>
        <w:rPr>
          <w:sz w:val="26"/>
          <w:szCs w:val="26"/>
        </w:rPr>
        <w:t>Null-space Projection</w:t>
      </w:r>
      <w:r>
        <w:rPr>
          <w:sz w:val="26"/>
          <w:szCs w:val="26"/>
        </w:rPr>
        <w:t>）。</w:t>
      </w:r>
    </w:p>
    <w:p w:rsidR="003D5B5C" w:rsidRDefault="00FF38C1">
      <w:pPr>
        <w:spacing w:line="480" w:lineRule="atLeast"/>
        <w:ind w:firstLineChars="200" w:firstLine="520"/>
        <w:textAlignment w:val="center"/>
        <w:rPr>
          <w:sz w:val="26"/>
          <w:szCs w:val="26"/>
        </w:rPr>
      </w:pPr>
      <m:oMath>
        <m:r>
          <w:rPr>
            <w:rFonts w:ascii="Cambria Math" w:hAnsi="Cambria Math"/>
            <w:sz w:val="26"/>
            <w:szCs w:val="26"/>
          </w:rPr>
          <m:t>q</m:t>
        </m:r>
        <m:r>
          <m:rPr>
            <m:sty m:val="p"/>
          </m:rPr>
          <w:rPr>
            <w:rFonts w:ascii="Cambria Math" w:hAnsi="Cambria Math"/>
            <w:sz w:val="26"/>
            <w:szCs w:val="26"/>
          </w:rPr>
          <m:t>̇</m:t>
        </m:r>
        <m:r>
          <w:rPr>
            <w:rFonts w:ascii="Cambria Math" w:hAnsi="Cambria Math"/>
            <w:sz w:val="26"/>
            <w:szCs w:val="26"/>
          </w:rPr>
          <m:t>=</m:t>
        </m:r>
        <m:r>
          <w:rPr>
            <w:rFonts w:ascii="Cambria Math" w:hAnsi="Cambria Math"/>
            <w:sz w:val="26"/>
            <w:szCs w:val="26"/>
          </w:rPr>
          <m:t>J</m:t>
        </m:r>
        <m:r>
          <m:rPr>
            <m:sty m:val="p"/>
          </m:rPr>
          <w:rPr>
            <w:rFonts w:ascii="Cambria Math" w:hAnsi="Cambria Math"/>
            <w:sz w:val="26"/>
            <w:szCs w:val="26"/>
          </w:rPr>
          <m:t>⁺</m:t>
        </m:r>
        <m:sSub>
          <m:sSubPr>
            <m:ctrlPr>
              <w:rPr>
                <w:rFonts w:ascii="Cambria Math" w:hAnsi="Cambria Math"/>
                <w:sz w:val="26"/>
                <w:szCs w:val="26"/>
              </w:rPr>
            </m:ctrlPr>
          </m:sSubPr>
          <m:e>
            <m:r>
              <m:rPr>
                <m:sty m:val="p"/>
              </m:rPr>
              <w:rPr>
                <w:rFonts w:ascii="Cambria Math" w:hAnsi="Cambria Math"/>
                <w:sz w:val="26"/>
                <w:szCs w:val="26"/>
              </w:rPr>
              <m:t>ẋ</m:t>
            </m:r>
          </m:e>
          <m:sub>
            <m:r>
              <w:rPr>
                <w:rFonts w:ascii="Cambria Math" w:hAnsi="Cambria Math"/>
                <w:sz w:val="26"/>
                <w:szCs w:val="26"/>
              </w:rPr>
              <m:t>d</m:t>
            </m:r>
          </m:sub>
        </m:sSub>
        <m:r>
          <w:rPr>
            <w:rFonts w:ascii="Cambria Math" w:hAnsi="Cambria Math"/>
            <w:sz w:val="26"/>
            <w:szCs w:val="26"/>
          </w:rPr>
          <m:t>+(</m:t>
        </m:r>
        <m:r>
          <w:rPr>
            <w:rFonts w:ascii="Cambria Math" w:hAnsi="Cambria Math"/>
            <w:sz w:val="26"/>
            <w:szCs w:val="26"/>
          </w:rPr>
          <m:t>I</m:t>
        </m:r>
        <m:r>
          <w:rPr>
            <w:rFonts w:ascii="Cambria Math" w:hAnsi="Cambria Math"/>
            <w:sz w:val="26"/>
            <w:szCs w:val="26"/>
          </w:rPr>
          <m:t>-</m:t>
        </m:r>
        <m:r>
          <w:rPr>
            <w:rFonts w:ascii="Cambria Math" w:hAnsi="Cambria Math"/>
            <w:sz w:val="26"/>
            <w:szCs w:val="26"/>
          </w:rPr>
          <m:t>J</m:t>
        </m:r>
        <m:r>
          <m:rPr>
            <m:sty m:val="p"/>
          </m:rPr>
          <w:rPr>
            <w:rFonts w:ascii="Cambria Math" w:hAnsi="Cambria Math"/>
            <w:sz w:val="26"/>
            <w:szCs w:val="26"/>
          </w:rPr>
          <m:t>⁺</m:t>
        </m:r>
        <m:r>
          <w:rPr>
            <w:rFonts w:ascii="Cambria Math" w:hAnsi="Cambria Math"/>
            <w:sz w:val="26"/>
            <w:szCs w:val="26"/>
          </w:rPr>
          <m:t>J</m:t>
        </m:r>
        <m:r>
          <w:rPr>
            <w:rFonts w:ascii="Cambria Math" w:hAnsi="Cambria Math"/>
            <w:sz w:val="26"/>
            <w:szCs w:val="26"/>
          </w:rPr>
          <m:t>)</m:t>
        </m:r>
        <m:r>
          <w:rPr>
            <w:rFonts w:ascii="Cambria Math" w:hAnsi="Cambria Math"/>
            <w:sz w:val="26"/>
            <w:szCs w:val="26"/>
          </w:rPr>
          <m:t>q</m:t>
        </m:r>
        <m:sSub>
          <m:sSubPr>
            <m:ctrlPr>
              <w:rPr>
                <w:rFonts w:ascii="Cambria Math" w:hAnsi="Cambria Math"/>
                <w:sz w:val="26"/>
                <w:szCs w:val="26"/>
              </w:rPr>
            </m:ctrlPr>
          </m:sSubPr>
          <m:e>
            <m:r>
              <m:rPr>
                <m:sty m:val="p"/>
              </m:rPr>
              <w:rPr>
                <w:rFonts w:ascii="Cambria Math" w:hAnsi="Cambria Math"/>
                <w:sz w:val="26"/>
                <w:szCs w:val="26"/>
              </w:rPr>
              <m:t>̇</m:t>
            </m:r>
          </m:e>
          <m:sub>
            <m:r>
              <w:rPr>
                <w:rFonts w:ascii="Cambria Math" w:hAnsi="Cambria Math"/>
                <w:sz w:val="26"/>
                <w:szCs w:val="26"/>
              </w:rPr>
              <m:t>0</m:t>
            </m:r>
          </m:sub>
        </m:sSub>
      </m:oMath>
      <w:r>
        <w:rPr>
          <w:sz w:val="26"/>
          <w:szCs w:val="26"/>
        </w:rPr>
        <w:t>，其中零空间分量可用于优化构型、避障、远离关节极</w:t>
      </w:r>
      <w:r>
        <w:rPr>
          <w:sz w:val="26"/>
          <w:szCs w:val="26"/>
        </w:rPr>
        <w:lastRenderedPageBreak/>
        <w:t>限等</w:t>
      </w:r>
      <w:ins w:id="37" w:author="LYS-PC" w:date="2026-05-08T09:38:00Z">
        <w:r>
          <w:rPr>
            <w:sz w:val="26"/>
            <w:szCs w:val="26"/>
          </w:rPr>
          <w:t>，式中，</w:t>
        </w:r>
        <m:oMath>
          <m:r>
            <w:rPr>
              <w:rFonts w:ascii="Cambria Math" w:hAnsi="Cambria Math"/>
              <w:sz w:val="26"/>
              <w:szCs w:val="26"/>
            </w:rPr>
            <m:t>J</m:t>
          </m:r>
          <m:r>
            <m:rPr>
              <m:sty m:val="p"/>
            </m:rPr>
            <w:rPr>
              <w:rFonts w:ascii="Cambria Math" w:hAnsi="Cambria Math"/>
              <w:sz w:val="26"/>
              <w:szCs w:val="26"/>
            </w:rPr>
            <m:t>⁺</m:t>
          </m:r>
        </m:oMath>
        <w:r>
          <w:rPr>
            <w:sz w:val="26"/>
            <w:szCs w:val="26"/>
          </w:rPr>
          <w:t>为</w:t>
        </w:r>
      </w:ins>
      <w:ins w:id="38" w:author="LYS-PC" w:date="2026-05-12T10:07:00Z">
        <w:r w:rsidRPr="00FF38C1">
          <w:rPr>
            <w:sz w:val="26"/>
            <w:szCs w:val="26"/>
          </w:rPr>
          <w:t>雅可比矩阵</w:t>
        </w:r>
        <w:r w:rsidRPr="00FF38C1">
          <w:rPr>
            <w:sz w:val="26"/>
            <w:szCs w:val="26"/>
          </w:rPr>
          <w:t xml:space="preserve"> J </w:t>
        </w:r>
        <w:r w:rsidRPr="00FF38C1">
          <w:rPr>
            <w:sz w:val="26"/>
            <w:szCs w:val="26"/>
          </w:rPr>
          <w:t>的广义逆矩阵</w:t>
        </w:r>
      </w:ins>
      <w:ins w:id="39" w:author="LYS-PC" w:date="2026-05-08T09:39:00Z">
        <w:r>
          <w:rPr>
            <w:sz w:val="26"/>
            <w:szCs w:val="26"/>
          </w:rPr>
          <w:t>，</w:t>
        </w:r>
        <m:oMath>
          <m:sSub>
            <m:sSubPr>
              <m:ctrlPr>
                <w:rPr>
                  <w:rFonts w:ascii="Cambria Math" w:hAnsi="Cambria Math"/>
                  <w:sz w:val="26"/>
                  <w:szCs w:val="26"/>
                </w:rPr>
              </m:ctrlPr>
            </m:sSubPr>
            <m:e>
              <m:r>
                <m:rPr>
                  <m:sty m:val="p"/>
                </m:rPr>
                <w:rPr>
                  <w:rFonts w:ascii="Cambria Math" w:hAnsi="Cambria Math"/>
                  <w:sz w:val="26"/>
                  <w:szCs w:val="26"/>
                </w:rPr>
                <m:t>ẋ</m:t>
              </m:r>
            </m:e>
            <m:sub>
              <m:r>
                <w:rPr>
                  <w:rFonts w:ascii="Cambria Math" w:hAnsi="Cambria Math"/>
                  <w:sz w:val="26"/>
                  <w:szCs w:val="26"/>
                </w:rPr>
                <m:t>d</m:t>
              </m:r>
            </m:sub>
          </m:sSub>
        </m:oMath>
        <w:r>
          <w:rPr>
            <w:sz w:val="26"/>
            <w:szCs w:val="26"/>
          </w:rPr>
          <w:t>为</w:t>
        </w:r>
      </w:ins>
      <w:ins w:id="40" w:author="LYS-PC" w:date="2026-05-12T10:07:00Z">
        <w:r w:rsidRPr="00FF38C1">
          <w:rPr>
            <w:sz w:val="26"/>
            <w:szCs w:val="26"/>
          </w:rPr>
          <w:t>期望任务空间速度</w:t>
        </w:r>
      </w:ins>
      <w:ins w:id="41" w:author="LYS-PC" w:date="2026-05-08T09:39:00Z">
        <w:r>
          <w:rPr>
            <w:sz w:val="26"/>
            <w:szCs w:val="26"/>
          </w:rPr>
          <w:t>，</w:t>
        </w:r>
        <m:oMath>
          <m:r>
            <w:rPr>
              <w:rFonts w:ascii="Cambria Math" w:hAnsi="Cambria Math"/>
              <w:sz w:val="26"/>
              <w:szCs w:val="26"/>
            </w:rPr>
            <m:t>q</m:t>
          </m:r>
          <m:sSub>
            <m:sSubPr>
              <m:ctrlPr>
                <w:rPr>
                  <w:rFonts w:ascii="Cambria Math" w:hAnsi="Cambria Math"/>
                  <w:sz w:val="26"/>
                  <w:szCs w:val="26"/>
                </w:rPr>
              </m:ctrlPr>
            </m:sSubPr>
            <m:e>
              <m:r>
                <m:rPr>
                  <m:sty m:val="p"/>
                </m:rPr>
                <w:rPr>
                  <w:rFonts w:ascii="Cambria Math" w:hAnsi="Cambria Math"/>
                  <w:sz w:val="26"/>
                  <w:szCs w:val="26"/>
                </w:rPr>
                <m:t>̇</m:t>
              </m:r>
            </m:e>
            <m:sub>
              <m:r>
                <w:rPr>
                  <w:rFonts w:ascii="Cambria Math" w:hAnsi="Cambria Math"/>
                  <w:sz w:val="26"/>
                  <w:szCs w:val="26"/>
                </w:rPr>
                <m:t>0</m:t>
              </m:r>
            </m:sub>
          </m:sSub>
        </m:oMath>
        <w:r>
          <w:rPr>
            <w:sz w:val="26"/>
            <w:szCs w:val="26"/>
          </w:rPr>
          <w:t>为</w:t>
        </w:r>
      </w:ins>
      <w:ins w:id="42" w:author="LYS-PC" w:date="2026-05-12T10:07:00Z">
        <w:r w:rsidRPr="00FF38C1">
          <w:rPr>
            <w:sz w:val="26"/>
            <w:szCs w:val="26"/>
          </w:rPr>
          <w:t>零空间中的关节速度分量</w:t>
        </w:r>
      </w:ins>
      <w:r>
        <w:rPr>
          <w:sz w:val="26"/>
          <w:szCs w:val="26"/>
        </w:rPr>
        <w:t>。</w:t>
      </w:r>
    </w:p>
    <w:p w:rsidR="003D5B5C" w:rsidRDefault="00FF38C1">
      <w:pPr>
        <w:spacing w:line="480" w:lineRule="atLeast"/>
        <w:ind w:firstLineChars="200" w:firstLine="520"/>
        <w:textAlignment w:val="center"/>
        <w:rPr>
          <w:sz w:val="26"/>
          <w:szCs w:val="26"/>
        </w:rPr>
      </w:pPr>
      <w:r>
        <w:rPr>
          <w:rFonts w:hint="eastAsia"/>
          <w:sz w:val="26"/>
          <w:szCs w:val="26"/>
        </w:rPr>
        <w:t>3</w:t>
      </w:r>
      <w:r>
        <w:rPr>
          <w:rFonts w:hint="eastAsia"/>
          <w:sz w:val="26"/>
          <w:szCs w:val="26"/>
        </w:rPr>
        <w:t>、</w:t>
      </w:r>
      <w:r>
        <w:rPr>
          <w:sz w:val="26"/>
          <w:szCs w:val="26"/>
        </w:rPr>
        <w:t>基于优化的</w:t>
      </w:r>
      <w:r>
        <w:rPr>
          <w:sz w:val="26"/>
          <w:szCs w:val="26"/>
        </w:rPr>
        <w:t>IK</w:t>
      </w:r>
      <w:r>
        <w:rPr>
          <w:sz w:val="26"/>
          <w:szCs w:val="26"/>
        </w:rPr>
        <w:t>（</w:t>
      </w:r>
      <w:r>
        <w:rPr>
          <w:sz w:val="26"/>
          <w:szCs w:val="26"/>
        </w:rPr>
        <w:t>QP-based IK</w:t>
      </w:r>
      <w:r>
        <w:rPr>
          <w:sz w:val="26"/>
          <w:szCs w:val="26"/>
        </w:rPr>
        <w:t>）。</w:t>
      </w:r>
    </w:p>
    <w:p w:rsidR="003D5B5C" w:rsidRDefault="00FF38C1">
      <w:pPr>
        <w:spacing w:line="480" w:lineRule="atLeast"/>
        <w:ind w:firstLineChars="200" w:firstLine="520"/>
        <w:textAlignment w:val="center"/>
        <w:rPr>
          <w:sz w:val="26"/>
          <w:szCs w:val="26"/>
        </w:rPr>
      </w:pPr>
      <w:r>
        <w:rPr>
          <w:sz w:val="26"/>
          <w:szCs w:val="26"/>
        </w:rPr>
        <w:t>将所有约束统一建模为二次规划问题，使用</w:t>
      </w:r>
      <w:r>
        <w:rPr>
          <w:sz w:val="26"/>
          <w:szCs w:val="26"/>
        </w:rPr>
        <w:t>qpOASES</w:t>
      </w:r>
      <w:r>
        <w:rPr>
          <w:sz w:val="26"/>
          <w:szCs w:val="26"/>
        </w:rPr>
        <w:t>、</w:t>
      </w:r>
      <w:r>
        <w:rPr>
          <w:sz w:val="26"/>
          <w:szCs w:val="26"/>
        </w:rPr>
        <w:t>OSQP</w:t>
      </w:r>
      <w:r>
        <w:rPr>
          <w:sz w:val="26"/>
          <w:szCs w:val="26"/>
        </w:rPr>
        <w:t>等开源求解器实时求解，可达到</w:t>
      </w:r>
      <w:r>
        <w:rPr>
          <w:sz w:val="26"/>
          <w:szCs w:val="26"/>
        </w:rPr>
        <w:t>kHz</w:t>
      </w:r>
      <w:r>
        <w:rPr>
          <w:sz w:val="26"/>
          <w:szCs w:val="26"/>
        </w:rPr>
        <w:t>级控制频率。</w:t>
      </w:r>
    </w:p>
    <w:p w:rsidR="003D5B5C" w:rsidRDefault="00FF38C1">
      <w:pPr>
        <w:spacing w:line="480" w:lineRule="atLeast"/>
        <w:ind w:firstLineChars="200" w:firstLine="520"/>
        <w:textAlignment w:val="center"/>
        <w:rPr>
          <w:sz w:val="26"/>
          <w:szCs w:val="26"/>
        </w:rPr>
      </w:pPr>
      <w:r>
        <w:rPr>
          <w:sz w:val="26"/>
          <w:szCs w:val="26"/>
        </w:rPr>
        <w:t>当需要将已有的操控技能迁移到一个新的灵巧手平台时，只需执行以下步骤</w:t>
      </w:r>
      <w:r>
        <w:rPr>
          <w:rFonts w:hint="eastAsia"/>
          <w:sz w:val="26"/>
          <w:szCs w:val="26"/>
        </w:rPr>
        <w:t>：</w:t>
      </w:r>
    </w:p>
    <w:p w:rsidR="003D5B5C" w:rsidRDefault="00FF38C1">
      <w:pPr>
        <w:spacing w:line="480" w:lineRule="atLeast"/>
        <w:ind w:firstLineChars="200" w:firstLine="520"/>
        <w:textAlignment w:val="center"/>
        <w:rPr>
          <w:sz w:val="26"/>
          <w:szCs w:val="26"/>
        </w:rPr>
      </w:pPr>
      <w:r>
        <w:rPr>
          <w:rFonts w:hint="eastAsia"/>
          <w:sz w:val="26"/>
          <w:szCs w:val="26"/>
        </w:rPr>
        <w:t>1</w:t>
      </w:r>
      <w:r>
        <w:rPr>
          <w:rFonts w:hint="eastAsia"/>
          <w:sz w:val="26"/>
          <w:szCs w:val="26"/>
        </w:rPr>
        <w:t>、</w:t>
      </w:r>
      <w:r>
        <w:rPr>
          <w:sz w:val="26"/>
          <w:szCs w:val="26"/>
        </w:rPr>
        <w:t>获取新平台的运动学模型，如</w:t>
      </w:r>
      <w:r>
        <w:rPr>
          <w:sz w:val="26"/>
          <w:szCs w:val="26"/>
        </w:rPr>
        <w:t>DH</w:t>
      </w:r>
      <w:r>
        <w:rPr>
          <w:sz w:val="26"/>
          <w:szCs w:val="26"/>
        </w:rPr>
        <w:t>参数、关节极限等，这些通常由厂家提供。</w:t>
      </w:r>
    </w:p>
    <w:p w:rsidR="003D5B5C" w:rsidRDefault="00FF38C1">
      <w:pPr>
        <w:spacing w:line="480" w:lineRule="atLeast"/>
        <w:ind w:firstLineChars="200" w:firstLine="520"/>
        <w:textAlignment w:val="center"/>
        <w:rPr>
          <w:sz w:val="26"/>
          <w:szCs w:val="26"/>
        </w:rPr>
      </w:pPr>
      <w:r>
        <w:rPr>
          <w:rFonts w:hint="eastAsia"/>
          <w:sz w:val="26"/>
          <w:szCs w:val="26"/>
        </w:rPr>
        <w:t>2</w:t>
      </w:r>
      <w:r>
        <w:rPr>
          <w:rFonts w:hint="eastAsia"/>
          <w:sz w:val="26"/>
          <w:szCs w:val="26"/>
        </w:rPr>
        <w:t>、</w:t>
      </w:r>
      <w:r>
        <w:rPr>
          <w:sz w:val="26"/>
          <w:szCs w:val="26"/>
        </w:rPr>
        <w:t>执行参数辨识实验，获取动力学参数。</w:t>
      </w:r>
    </w:p>
    <w:p w:rsidR="003D5B5C" w:rsidRDefault="00FF38C1">
      <w:pPr>
        <w:spacing w:line="480" w:lineRule="atLeast"/>
        <w:ind w:firstLineChars="200" w:firstLine="520"/>
        <w:textAlignment w:val="center"/>
        <w:rPr>
          <w:sz w:val="26"/>
          <w:szCs w:val="26"/>
        </w:rPr>
      </w:pPr>
      <w:r>
        <w:rPr>
          <w:rFonts w:hint="eastAsia"/>
          <w:sz w:val="26"/>
          <w:szCs w:val="26"/>
        </w:rPr>
        <w:t>3</w:t>
      </w:r>
      <w:r>
        <w:rPr>
          <w:rFonts w:hint="eastAsia"/>
          <w:sz w:val="26"/>
          <w:szCs w:val="26"/>
        </w:rPr>
        <w:t>、</w:t>
      </w:r>
      <w:r>
        <w:rPr>
          <w:sz w:val="26"/>
          <w:szCs w:val="26"/>
        </w:rPr>
        <w:t>将辨识参数填入控制器的动力学模型。</w:t>
      </w:r>
    </w:p>
    <w:p w:rsidR="003D5B5C" w:rsidRDefault="00FF38C1">
      <w:pPr>
        <w:spacing w:line="480" w:lineRule="atLeast"/>
        <w:ind w:firstLineChars="200" w:firstLine="520"/>
        <w:textAlignment w:val="center"/>
        <w:rPr>
          <w:sz w:val="26"/>
          <w:szCs w:val="26"/>
        </w:rPr>
      </w:pPr>
      <w:r>
        <w:rPr>
          <w:rFonts w:hint="eastAsia"/>
          <w:sz w:val="26"/>
          <w:szCs w:val="26"/>
        </w:rPr>
        <w:t>4</w:t>
      </w:r>
      <w:r>
        <w:rPr>
          <w:rFonts w:hint="eastAsia"/>
          <w:sz w:val="26"/>
          <w:szCs w:val="26"/>
        </w:rPr>
        <w:t>、</w:t>
      </w:r>
      <w:r>
        <w:rPr>
          <w:sz w:val="26"/>
          <w:szCs w:val="26"/>
        </w:rPr>
        <w:t>配置逆运动学求解器的约束参数，如关节极限、碰撞模型等。</w:t>
      </w:r>
    </w:p>
    <w:p w:rsidR="003D5B5C" w:rsidRDefault="00FF38C1">
      <w:pPr>
        <w:spacing w:line="480" w:lineRule="atLeast"/>
        <w:ind w:firstLineChars="200" w:firstLine="520"/>
        <w:textAlignment w:val="center"/>
        <w:rPr>
          <w:sz w:val="26"/>
          <w:szCs w:val="26"/>
        </w:rPr>
      </w:pPr>
      <w:r>
        <w:rPr>
          <w:rFonts w:hint="eastAsia"/>
          <w:sz w:val="26"/>
          <w:szCs w:val="26"/>
        </w:rPr>
        <w:t>5</w:t>
      </w:r>
      <w:r>
        <w:rPr>
          <w:rFonts w:hint="eastAsia"/>
          <w:sz w:val="26"/>
          <w:szCs w:val="26"/>
        </w:rPr>
        <w:t>、</w:t>
      </w:r>
      <w:r>
        <w:rPr>
          <w:sz w:val="26"/>
          <w:szCs w:val="26"/>
        </w:rPr>
        <w:t>直接加载已有的任务空间操控策略，无需重新采集操控数据。</w:t>
      </w:r>
    </w:p>
    <w:p w:rsidR="003D5B5C" w:rsidRDefault="00FF38C1">
      <w:pPr>
        <w:spacing w:line="480" w:lineRule="atLeast"/>
        <w:ind w:firstLineChars="200" w:firstLine="520"/>
        <w:textAlignment w:val="center"/>
        <w:rPr>
          <w:sz w:val="26"/>
          <w:szCs w:val="26"/>
        </w:rPr>
      </w:pPr>
      <w:r>
        <w:rPr>
          <w:sz w:val="26"/>
          <w:szCs w:val="26"/>
        </w:rPr>
        <w:t>整个迁移过程可在半天内完成，而神经网络方法的重新数据采集和训练通常需要数周时间。</w:t>
      </w:r>
    </w:p>
    <w:p w:rsidR="003D5B5C" w:rsidRDefault="00FF38C1">
      <w:pPr>
        <w:spacing w:line="480" w:lineRule="atLeast"/>
        <w:ind w:firstLineChars="200" w:firstLine="520"/>
        <w:textAlignment w:val="center"/>
        <w:rPr>
          <w:sz w:val="26"/>
          <w:szCs w:val="26"/>
        </w:rPr>
      </w:pPr>
      <w:r>
        <w:rPr>
          <w:sz w:val="26"/>
          <w:szCs w:val="26"/>
        </w:rPr>
        <w:t>实施例</w:t>
      </w:r>
      <w:r>
        <w:rPr>
          <w:rFonts w:hint="eastAsia"/>
          <w:sz w:val="26"/>
          <w:szCs w:val="26"/>
        </w:rPr>
        <w:t>3</w:t>
      </w:r>
    </w:p>
    <w:p w:rsidR="003D5B5C" w:rsidRDefault="00FF38C1">
      <w:pPr>
        <w:spacing w:line="480" w:lineRule="atLeast"/>
        <w:ind w:firstLineChars="200" w:firstLine="520"/>
        <w:textAlignment w:val="center"/>
        <w:rPr>
          <w:rFonts w:hAnsi="宋体"/>
          <w:sz w:val="26"/>
          <w:szCs w:val="26"/>
        </w:rPr>
      </w:pPr>
      <w:r>
        <w:rPr>
          <w:rFonts w:hint="eastAsia"/>
          <w:sz w:val="26"/>
          <w:szCs w:val="26"/>
        </w:rPr>
        <w:t>在前述实施例的基础上，本实施</w:t>
      </w:r>
      <w:proofErr w:type="gramStart"/>
      <w:r>
        <w:rPr>
          <w:rFonts w:hint="eastAsia"/>
          <w:sz w:val="26"/>
          <w:szCs w:val="26"/>
        </w:rPr>
        <w:t>例提供</w:t>
      </w:r>
      <w:proofErr w:type="gramEnd"/>
      <w:r>
        <w:rPr>
          <w:rFonts w:hint="eastAsia"/>
          <w:sz w:val="26"/>
          <w:szCs w:val="26"/>
        </w:rPr>
        <w:t>了一种</w:t>
      </w:r>
      <w:r>
        <w:rPr>
          <w:rFonts w:hAnsi="宋体" w:hint="eastAsia"/>
          <w:sz w:val="26"/>
          <w:szCs w:val="26"/>
        </w:rPr>
        <w:t>基于人体演示数据采集与时序预测的灵巧手控制系统</w:t>
      </w:r>
      <w:r>
        <w:rPr>
          <w:rFonts w:hAnsi="宋体"/>
          <w:sz w:val="26"/>
          <w:szCs w:val="26"/>
        </w:rPr>
        <w:t>，用于实现前</w:t>
      </w:r>
      <w:r>
        <w:rPr>
          <w:rFonts w:hAnsi="宋体" w:hint="eastAsia"/>
          <w:sz w:val="26"/>
          <w:szCs w:val="26"/>
        </w:rPr>
        <w:t>述的灵巧手控制方法。参见图</w:t>
      </w:r>
      <w:r>
        <w:rPr>
          <w:rFonts w:hAnsi="宋体" w:hint="eastAsia"/>
          <w:sz w:val="26"/>
          <w:szCs w:val="26"/>
        </w:rPr>
        <w:t>4</w:t>
      </w:r>
      <w:r>
        <w:rPr>
          <w:rFonts w:hAnsi="宋体" w:hint="eastAsia"/>
          <w:sz w:val="26"/>
          <w:szCs w:val="26"/>
        </w:rPr>
        <w:t>，系统包括：</w:t>
      </w:r>
    </w:p>
    <w:p w:rsidR="003D5B5C" w:rsidRDefault="00FF38C1">
      <w:pPr>
        <w:spacing w:line="480" w:lineRule="atLeast"/>
        <w:ind w:firstLineChars="200" w:firstLine="520"/>
        <w:textAlignment w:val="center"/>
        <w:rPr>
          <w:kern w:val="0"/>
          <w:sz w:val="26"/>
          <w:szCs w:val="26"/>
        </w:rPr>
      </w:pPr>
      <w:r>
        <w:rPr>
          <w:rFonts w:hint="eastAsia"/>
          <w:kern w:val="0"/>
          <w:sz w:val="26"/>
          <w:szCs w:val="26"/>
        </w:rPr>
        <w:t>（</w:t>
      </w:r>
      <w:r>
        <w:rPr>
          <w:rFonts w:hint="eastAsia"/>
          <w:kern w:val="0"/>
          <w:sz w:val="26"/>
          <w:szCs w:val="26"/>
        </w:rPr>
        <w:t>1</w:t>
      </w:r>
      <w:r>
        <w:rPr>
          <w:rFonts w:hint="eastAsia"/>
          <w:kern w:val="0"/>
          <w:sz w:val="26"/>
          <w:szCs w:val="26"/>
        </w:rPr>
        <w:t>）</w:t>
      </w:r>
      <w:proofErr w:type="gramStart"/>
      <w:r>
        <w:rPr>
          <w:rFonts w:hint="eastAsia"/>
          <w:kern w:val="0"/>
          <w:sz w:val="26"/>
          <w:szCs w:val="26"/>
        </w:rPr>
        <w:t>数采手套</w:t>
      </w:r>
      <w:proofErr w:type="gramEnd"/>
      <w:r>
        <w:rPr>
          <w:rFonts w:hint="eastAsia"/>
          <w:kern w:val="0"/>
          <w:sz w:val="26"/>
          <w:szCs w:val="26"/>
        </w:rPr>
        <w:t>。</w:t>
      </w:r>
    </w:p>
    <w:p w:rsidR="003D5B5C" w:rsidRDefault="00FF38C1">
      <w:pPr>
        <w:spacing w:line="480" w:lineRule="atLeast"/>
        <w:ind w:firstLineChars="200" w:firstLine="520"/>
        <w:textAlignment w:val="center"/>
        <w:rPr>
          <w:kern w:val="0"/>
          <w:sz w:val="26"/>
          <w:szCs w:val="26"/>
        </w:rPr>
      </w:pPr>
      <w:r>
        <w:rPr>
          <w:rFonts w:hint="eastAsia"/>
          <w:kern w:val="0"/>
          <w:sz w:val="26"/>
          <w:szCs w:val="26"/>
        </w:rPr>
        <w:t>用于采集操作人员执行目标动作时的运动学数据和动力学数据；</w:t>
      </w:r>
    </w:p>
    <w:p w:rsidR="003D5B5C" w:rsidRDefault="00FF38C1">
      <w:pPr>
        <w:spacing w:line="480" w:lineRule="atLeast"/>
        <w:ind w:firstLineChars="200" w:firstLine="520"/>
        <w:textAlignment w:val="center"/>
        <w:rPr>
          <w:kern w:val="0"/>
          <w:sz w:val="26"/>
          <w:szCs w:val="26"/>
        </w:rPr>
      </w:pPr>
      <w:r>
        <w:rPr>
          <w:rFonts w:hint="eastAsia"/>
          <w:kern w:val="0"/>
          <w:sz w:val="26"/>
          <w:szCs w:val="26"/>
        </w:rPr>
        <w:t>（</w:t>
      </w:r>
      <w:r>
        <w:rPr>
          <w:rFonts w:hint="eastAsia"/>
          <w:kern w:val="0"/>
          <w:sz w:val="26"/>
          <w:szCs w:val="26"/>
        </w:rPr>
        <w:t>2</w:t>
      </w:r>
      <w:r>
        <w:rPr>
          <w:rFonts w:hint="eastAsia"/>
          <w:kern w:val="0"/>
          <w:sz w:val="26"/>
          <w:szCs w:val="26"/>
        </w:rPr>
        <w:t>）策略函数模块。</w:t>
      </w:r>
    </w:p>
    <w:p w:rsidR="003D5B5C" w:rsidRDefault="00FF38C1">
      <w:pPr>
        <w:spacing w:line="480" w:lineRule="atLeast"/>
        <w:ind w:firstLineChars="200" w:firstLine="520"/>
        <w:textAlignment w:val="center"/>
        <w:rPr>
          <w:kern w:val="0"/>
          <w:sz w:val="26"/>
          <w:szCs w:val="26"/>
        </w:rPr>
      </w:pPr>
      <w:r>
        <w:rPr>
          <w:rFonts w:hint="eastAsia"/>
          <w:kern w:val="0"/>
          <w:sz w:val="26"/>
          <w:szCs w:val="26"/>
        </w:rPr>
        <w:t>被配置为以过去</w:t>
      </w:r>
      <w:r>
        <w:rPr>
          <w:rFonts w:hint="eastAsia"/>
          <w:kern w:val="0"/>
          <w:sz w:val="26"/>
          <w:szCs w:val="26"/>
        </w:rPr>
        <w:t>K</w:t>
      </w:r>
      <w:r>
        <w:rPr>
          <w:rFonts w:hint="eastAsia"/>
          <w:kern w:val="0"/>
          <w:sz w:val="26"/>
          <w:szCs w:val="26"/>
        </w:rPr>
        <w:t>帧的历史多模态数据为输入，输出未来至少一帧包含位置与</w:t>
      </w:r>
      <w:proofErr w:type="gramStart"/>
      <w:r>
        <w:rPr>
          <w:rFonts w:hint="eastAsia"/>
          <w:kern w:val="0"/>
          <w:sz w:val="26"/>
          <w:szCs w:val="26"/>
        </w:rPr>
        <w:t>力信息</w:t>
      </w:r>
      <w:proofErr w:type="gramEnd"/>
      <w:r>
        <w:rPr>
          <w:rFonts w:hint="eastAsia"/>
          <w:kern w:val="0"/>
          <w:sz w:val="26"/>
          <w:szCs w:val="26"/>
        </w:rPr>
        <w:t>的目标动作指令，策略函数模块为经模仿学习训练的触觉世界动作模型，或者为基于刚体动力学与阻抗</w:t>
      </w:r>
      <w:r>
        <w:rPr>
          <w:rFonts w:hint="eastAsia"/>
          <w:kern w:val="0"/>
          <w:sz w:val="26"/>
          <w:szCs w:val="26"/>
        </w:rPr>
        <w:t>/</w:t>
      </w:r>
      <w:r>
        <w:rPr>
          <w:rFonts w:hint="eastAsia"/>
          <w:kern w:val="0"/>
          <w:sz w:val="26"/>
          <w:szCs w:val="26"/>
        </w:rPr>
        <w:t>导纳控制的传统控制器；</w:t>
      </w:r>
    </w:p>
    <w:p w:rsidR="003D5B5C" w:rsidRDefault="00FF38C1">
      <w:pPr>
        <w:spacing w:line="480" w:lineRule="atLeast"/>
        <w:ind w:firstLineChars="200" w:firstLine="520"/>
        <w:textAlignment w:val="center"/>
        <w:rPr>
          <w:kern w:val="0"/>
          <w:sz w:val="26"/>
          <w:szCs w:val="26"/>
        </w:rPr>
      </w:pPr>
      <w:r>
        <w:rPr>
          <w:rFonts w:hint="eastAsia"/>
          <w:kern w:val="0"/>
          <w:sz w:val="26"/>
          <w:szCs w:val="26"/>
        </w:rPr>
        <w:t>（</w:t>
      </w:r>
      <w:r>
        <w:rPr>
          <w:rFonts w:hint="eastAsia"/>
          <w:kern w:val="0"/>
          <w:sz w:val="26"/>
          <w:szCs w:val="26"/>
        </w:rPr>
        <w:t>3</w:t>
      </w:r>
      <w:r>
        <w:rPr>
          <w:rFonts w:hint="eastAsia"/>
          <w:kern w:val="0"/>
          <w:sz w:val="26"/>
          <w:szCs w:val="26"/>
        </w:rPr>
        <w:t>）力</w:t>
      </w:r>
      <w:r>
        <w:rPr>
          <w:rFonts w:hint="eastAsia"/>
          <w:kern w:val="0"/>
          <w:sz w:val="26"/>
          <w:szCs w:val="26"/>
        </w:rPr>
        <w:t>-</w:t>
      </w:r>
      <w:r>
        <w:rPr>
          <w:rFonts w:hint="eastAsia"/>
          <w:kern w:val="0"/>
          <w:sz w:val="26"/>
          <w:szCs w:val="26"/>
        </w:rPr>
        <w:t>位协同重定向模块。</w:t>
      </w:r>
    </w:p>
    <w:p w:rsidR="003D5B5C" w:rsidRDefault="00FF38C1">
      <w:pPr>
        <w:spacing w:line="480" w:lineRule="atLeast"/>
        <w:ind w:firstLineChars="200" w:firstLine="520"/>
        <w:textAlignment w:val="center"/>
        <w:rPr>
          <w:kern w:val="0"/>
          <w:sz w:val="26"/>
          <w:szCs w:val="26"/>
        </w:rPr>
      </w:pPr>
      <w:r>
        <w:rPr>
          <w:rFonts w:hint="eastAsia"/>
          <w:kern w:val="0"/>
          <w:sz w:val="26"/>
          <w:szCs w:val="26"/>
        </w:rPr>
        <w:t>与策略函数模块连接，用于将目标动作指令从任务空间映射为适配目标灵巧手硬件的关节空间控制输入；</w:t>
      </w:r>
    </w:p>
    <w:p w:rsidR="003D5B5C" w:rsidRDefault="00FF38C1">
      <w:pPr>
        <w:spacing w:line="480" w:lineRule="atLeast"/>
        <w:ind w:firstLineChars="200" w:firstLine="520"/>
        <w:textAlignment w:val="center"/>
        <w:rPr>
          <w:kern w:val="0"/>
          <w:sz w:val="26"/>
          <w:szCs w:val="26"/>
        </w:rPr>
      </w:pPr>
      <w:r>
        <w:rPr>
          <w:rFonts w:hint="eastAsia"/>
          <w:kern w:val="0"/>
          <w:sz w:val="26"/>
          <w:szCs w:val="26"/>
        </w:rPr>
        <w:t>（</w:t>
      </w:r>
      <w:r>
        <w:rPr>
          <w:rFonts w:hint="eastAsia"/>
          <w:kern w:val="0"/>
          <w:sz w:val="26"/>
          <w:szCs w:val="26"/>
        </w:rPr>
        <w:t>4</w:t>
      </w:r>
      <w:r>
        <w:rPr>
          <w:rFonts w:hint="eastAsia"/>
          <w:kern w:val="0"/>
          <w:sz w:val="26"/>
          <w:szCs w:val="26"/>
        </w:rPr>
        <w:t>）控制器。</w:t>
      </w:r>
    </w:p>
    <w:p w:rsidR="003D5B5C" w:rsidRDefault="00FF38C1">
      <w:pPr>
        <w:spacing w:line="480" w:lineRule="atLeast"/>
        <w:ind w:firstLineChars="200" w:firstLine="520"/>
        <w:textAlignment w:val="center"/>
        <w:rPr>
          <w:sz w:val="26"/>
          <w:szCs w:val="26"/>
        </w:rPr>
      </w:pPr>
      <w:r>
        <w:rPr>
          <w:rFonts w:hint="eastAsia"/>
          <w:kern w:val="0"/>
          <w:sz w:val="26"/>
          <w:szCs w:val="26"/>
        </w:rPr>
        <w:t>用于根据关节空间控制输入驱动灵巧手复现操作人员的动作，并调节接触力。</w:t>
      </w:r>
    </w:p>
    <w:p w:rsidR="003D5B5C" w:rsidRDefault="00FF38C1">
      <w:pPr>
        <w:spacing w:line="480" w:lineRule="atLeast"/>
        <w:ind w:firstLineChars="200" w:firstLine="520"/>
        <w:textAlignment w:val="center"/>
        <w:rPr>
          <w:sz w:val="26"/>
          <w:szCs w:val="26"/>
        </w:rPr>
      </w:pPr>
      <w:r>
        <w:rPr>
          <w:sz w:val="26"/>
          <w:szCs w:val="26"/>
        </w:rPr>
        <w:t>本发明具有如下</w:t>
      </w:r>
      <w:r>
        <w:rPr>
          <w:sz w:val="26"/>
          <w:szCs w:val="26"/>
        </w:rPr>
        <w:t>有益效果：</w:t>
      </w:r>
    </w:p>
    <w:p w:rsidR="003D5B5C" w:rsidRDefault="00FF38C1">
      <w:pPr>
        <w:spacing w:line="480" w:lineRule="atLeast"/>
        <w:ind w:firstLineChars="200" w:firstLine="520"/>
        <w:textAlignment w:val="center"/>
        <w:rPr>
          <w:sz w:val="26"/>
          <w:szCs w:val="26"/>
        </w:rPr>
      </w:pPr>
      <w:r>
        <w:rPr>
          <w:rFonts w:hint="eastAsia"/>
          <w:sz w:val="26"/>
          <w:szCs w:val="26"/>
        </w:rPr>
        <w:t>1</w:t>
      </w:r>
      <w:r>
        <w:rPr>
          <w:rFonts w:hint="eastAsia"/>
          <w:sz w:val="26"/>
          <w:szCs w:val="26"/>
        </w:rPr>
        <w:t>、提高操控成功率。</w:t>
      </w:r>
    </w:p>
    <w:p w:rsidR="003D5B5C" w:rsidRDefault="00FF38C1">
      <w:pPr>
        <w:spacing w:line="480" w:lineRule="atLeast"/>
        <w:ind w:firstLineChars="200" w:firstLine="520"/>
        <w:textAlignment w:val="center"/>
        <w:rPr>
          <w:sz w:val="26"/>
          <w:szCs w:val="26"/>
        </w:rPr>
      </w:pPr>
      <w:r>
        <w:rPr>
          <w:sz w:val="26"/>
          <w:szCs w:val="26"/>
        </w:rPr>
        <w:t>当前纯神经网络端到端学习方法在灵巧手操控任务上的成功率通常在</w:t>
      </w:r>
      <w:r>
        <w:rPr>
          <w:sz w:val="26"/>
          <w:szCs w:val="26"/>
        </w:rPr>
        <w:t>50%~60%</w:t>
      </w:r>
      <w:r>
        <w:rPr>
          <w:sz w:val="26"/>
          <w:szCs w:val="26"/>
        </w:rPr>
        <w:lastRenderedPageBreak/>
        <w:t>左右，其失败案例主要来源于：对接触力的感知和控制缺乏物理建模，导致力控不精准、物体滑落；端到端模型的泛化能力不足，在训练数据未覆盖的场景下表现退化严重；缺乏明确的安全约束，可能产生超出物理极限的控制指令。</w:t>
      </w:r>
    </w:p>
    <w:p w:rsidR="003D5B5C" w:rsidRDefault="00FF38C1">
      <w:pPr>
        <w:spacing w:line="480" w:lineRule="atLeast"/>
        <w:ind w:firstLineChars="200" w:firstLine="520"/>
        <w:textAlignment w:val="center"/>
        <w:rPr>
          <w:sz w:val="26"/>
          <w:szCs w:val="26"/>
        </w:rPr>
      </w:pPr>
      <w:r>
        <w:rPr>
          <w:sz w:val="26"/>
          <w:szCs w:val="26"/>
        </w:rPr>
        <w:t>传统动力学反馈控制能够大幅提升成功率，其原因在于，物理规律的确定性保障，动力学模型基于牛顿力学、弹性力学等确定性物理定律，在模型准确的前提下，控制误差是有界的、可预测的。不会出现神经网路方法中常见的</w:t>
      </w:r>
      <w:r>
        <w:rPr>
          <w:sz w:val="26"/>
          <w:szCs w:val="26"/>
        </w:rPr>
        <w:t>黑盒子失败问题。另外，闭环力反馈的实时纠错，阻抗</w:t>
      </w:r>
      <w:r>
        <w:rPr>
          <w:sz w:val="26"/>
          <w:szCs w:val="26"/>
        </w:rPr>
        <w:t>/</w:t>
      </w:r>
      <w:r>
        <w:rPr>
          <w:sz w:val="26"/>
          <w:szCs w:val="26"/>
        </w:rPr>
        <w:t>导纳控制器能够在毫秒级时间尺度内响应力的变化，对接触状态的异常，如物体滑动能够迅速纠正，而不是等待下一个控制周期的神经网络推理。最后，硬约束保证安全性，关节极限、力矩限制、碰撞回避等</w:t>
      </w:r>
      <w:proofErr w:type="gramStart"/>
      <w:r>
        <w:rPr>
          <w:sz w:val="26"/>
          <w:szCs w:val="26"/>
        </w:rPr>
        <w:t>约束被显式</w:t>
      </w:r>
      <w:proofErr w:type="gramEnd"/>
      <w:r>
        <w:rPr>
          <w:sz w:val="26"/>
          <w:szCs w:val="26"/>
        </w:rPr>
        <w:t>地编码在控制器中，硬性保证不会被违反，从而避免破坏性的控制行为。</w:t>
      </w:r>
    </w:p>
    <w:p w:rsidR="003D5B5C" w:rsidRDefault="00FF38C1">
      <w:pPr>
        <w:spacing w:line="480" w:lineRule="atLeast"/>
        <w:ind w:firstLineChars="200" w:firstLine="520"/>
        <w:textAlignment w:val="center"/>
        <w:rPr>
          <w:sz w:val="26"/>
          <w:szCs w:val="26"/>
        </w:rPr>
      </w:pPr>
      <w:r>
        <w:rPr>
          <w:sz w:val="26"/>
          <w:szCs w:val="26"/>
        </w:rPr>
        <w:t>工业机器人在结构化场景下的抓取成功率已经很高。对于灵巧手操控，在结构化程度较高的任务中，如已知物体的拾取、擅放、旋转等，传统控制方法凭借精确的动力学模型和力反馈，有望接近这一目标。但需要说明适用边界，对于</w:t>
      </w:r>
      <w:r>
        <w:rPr>
          <w:sz w:val="26"/>
          <w:szCs w:val="26"/>
        </w:rPr>
        <w:t>高度非结构化、未知物体的复杂操控任务，成功率会有所下降，但仍显著优于纯神经网络方法。</w:t>
      </w:r>
    </w:p>
    <w:p w:rsidR="003D5B5C" w:rsidRDefault="00FF38C1">
      <w:pPr>
        <w:spacing w:line="480" w:lineRule="atLeast"/>
        <w:ind w:firstLineChars="200" w:firstLine="520"/>
        <w:textAlignment w:val="center"/>
        <w:rPr>
          <w:sz w:val="26"/>
          <w:szCs w:val="26"/>
        </w:rPr>
      </w:pPr>
      <w:r>
        <w:rPr>
          <w:sz w:val="26"/>
          <w:szCs w:val="26"/>
        </w:rPr>
        <w:t>2</w:t>
      </w:r>
      <w:r>
        <w:rPr>
          <w:sz w:val="26"/>
          <w:szCs w:val="26"/>
        </w:rPr>
        <w:t>、减少对学习数据量的要求。</w:t>
      </w:r>
    </w:p>
    <w:p w:rsidR="003D5B5C" w:rsidRDefault="00FF38C1">
      <w:pPr>
        <w:spacing w:line="480" w:lineRule="atLeast"/>
        <w:ind w:firstLineChars="200" w:firstLine="520"/>
        <w:textAlignment w:val="center"/>
        <w:rPr>
          <w:sz w:val="26"/>
          <w:szCs w:val="26"/>
        </w:rPr>
      </w:pPr>
      <w:r>
        <w:rPr>
          <w:sz w:val="26"/>
          <w:szCs w:val="26"/>
        </w:rPr>
        <w:t>神经网络方法需要海量数据，它需要从数据中学会物理规律。传统控制方法将这些规律直接编码在模型中，只需要少量数据确定具体的参数值。</w:t>
      </w:r>
    </w:p>
    <w:p w:rsidR="003D5B5C" w:rsidRDefault="00FF38C1">
      <w:pPr>
        <w:spacing w:line="480" w:lineRule="atLeast"/>
        <w:ind w:firstLineChars="200" w:firstLine="520"/>
        <w:textAlignment w:val="center"/>
        <w:rPr>
          <w:sz w:val="26"/>
          <w:szCs w:val="26"/>
        </w:rPr>
      </w:pPr>
      <w:r>
        <w:rPr>
          <w:sz w:val="26"/>
          <w:szCs w:val="26"/>
        </w:rPr>
        <w:t>结合</w:t>
      </w:r>
      <w:r>
        <w:rPr>
          <w:sz w:val="26"/>
          <w:szCs w:val="26"/>
        </w:rPr>
        <w:t>TWAM</w:t>
      </w:r>
      <w:r>
        <w:rPr>
          <w:sz w:val="26"/>
          <w:szCs w:val="26"/>
        </w:rPr>
        <w:t>的自回归预测机制，本实施</w:t>
      </w:r>
      <w:proofErr w:type="gramStart"/>
      <w:r>
        <w:rPr>
          <w:sz w:val="26"/>
          <w:szCs w:val="26"/>
        </w:rPr>
        <w:t>例能够</w:t>
      </w:r>
      <w:proofErr w:type="gramEnd"/>
      <w:r>
        <w:rPr>
          <w:sz w:val="26"/>
          <w:szCs w:val="26"/>
        </w:rPr>
        <w:t>利用闭环反馈自动生成高质量标注数据。这种自动标注与闭环校正机制使得模型在训练过程中能优先学习关键受力转折点，进一步提升有效数据的利用率，实现了数据生产的规模化效应。</w:t>
      </w:r>
    </w:p>
    <w:p w:rsidR="003D5B5C" w:rsidRDefault="00FF38C1">
      <w:pPr>
        <w:spacing w:line="480" w:lineRule="atLeast"/>
        <w:ind w:firstLineChars="200" w:firstLine="520"/>
        <w:textAlignment w:val="center"/>
        <w:rPr>
          <w:sz w:val="26"/>
          <w:szCs w:val="26"/>
        </w:rPr>
      </w:pPr>
      <w:r>
        <w:rPr>
          <w:sz w:val="26"/>
          <w:szCs w:val="26"/>
        </w:rPr>
        <w:t>3</w:t>
      </w:r>
      <w:r>
        <w:rPr>
          <w:sz w:val="26"/>
          <w:szCs w:val="26"/>
        </w:rPr>
        <w:t>、更容易实现跨机器人部署。</w:t>
      </w:r>
    </w:p>
    <w:p w:rsidR="003D5B5C" w:rsidRDefault="00FF38C1">
      <w:pPr>
        <w:spacing w:line="480" w:lineRule="atLeast"/>
        <w:ind w:firstLineChars="200" w:firstLine="520"/>
        <w:textAlignment w:val="center"/>
        <w:rPr>
          <w:sz w:val="26"/>
          <w:szCs w:val="26"/>
        </w:rPr>
      </w:pPr>
      <w:r>
        <w:rPr>
          <w:sz w:val="26"/>
          <w:szCs w:val="26"/>
        </w:rPr>
        <w:t>传统动力学控制的跨平台迁移本质上是一个换参数的过程，而不是换模型的过程。动力学方程的结构是通用的，只是其中的数值因硬件而异。这使得一次数据采集生成的任务空间操控策略，能够在任意具备足够自由度的灵巧手上复用，真正实现一次采集，多平台通用。</w:t>
      </w:r>
    </w:p>
    <w:p w:rsidR="003D5B5C" w:rsidRDefault="00FF38C1">
      <w:pPr>
        <w:spacing w:line="480" w:lineRule="atLeast"/>
        <w:ind w:firstLineChars="200" w:firstLine="520"/>
        <w:textAlignment w:val="center"/>
        <w:rPr>
          <w:sz w:val="26"/>
          <w:szCs w:val="26"/>
        </w:rPr>
      </w:pPr>
      <w:r>
        <w:rPr>
          <w:rFonts w:hint="eastAsia"/>
          <w:sz w:val="26"/>
          <w:szCs w:val="26"/>
        </w:rPr>
        <w:t>而</w:t>
      </w:r>
      <w:r>
        <w:rPr>
          <w:sz w:val="26"/>
          <w:szCs w:val="26"/>
        </w:rPr>
        <w:t>TWAM</w:t>
      </w:r>
      <w:r>
        <w:rPr>
          <w:sz w:val="26"/>
          <w:szCs w:val="26"/>
        </w:rPr>
        <w:t>对触觉、动作与物理交互规律的深度建模，系统能够提取出不依赖于特定手型结构的通用物理交互模式</w:t>
      </w:r>
      <w:r>
        <w:rPr>
          <w:rFonts w:hint="eastAsia"/>
          <w:sz w:val="26"/>
          <w:szCs w:val="26"/>
        </w:rPr>
        <w:t>。当迁移至新平台时，无需重新进行大规模人工示教，仅需通过</w:t>
      </w:r>
      <w:r>
        <w:rPr>
          <w:rFonts w:hint="eastAsia"/>
          <w:sz w:val="26"/>
          <w:szCs w:val="26"/>
        </w:rPr>
        <w:t>TWAM</w:t>
      </w:r>
      <w:r>
        <w:rPr>
          <w:rFonts w:hint="eastAsia"/>
          <w:sz w:val="26"/>
          <w:szCs w:val="26"/>
        </w:rPr>
        <w:t>的预测模型结合新平台的动力学参数辨识，即可完成适配。这种一次采集，多平台通用的特性，使整个迁移周期</w:t>
      </w:r>
      <w:proofErr w:type="gramStart"/>
      <w:r>
        <w:rPr>
          <w:rFonts w:hint="eastAsia"/>
          <w:sz w:val="26"/>
          <w:szCs w:val="26"/>
        </w:rPr>
        <w:t>从周级缩短</w:t>
      </w:r>
      <w:proofErr w:type="gramEnd"/>
      <w:r>
        <w:rPr>
          <w:rFonts w:hint="eastAsia"/>
          <w:sz w:val="26"/>
          <w:szCs w:val="26"/>
        </w:rPr>
        <w:t>至</w:t>
      </w:r>
      <w:r>
        <w:rPr>
          <w:rFonts w:hint="eastAsia"/>
          <w:sz w:val="26"/>
          <w:szCs w:val="26"/>
        </w:rPr>
        <w:t>小时级。</w:t>
      </w:r>
    </w:p>
    <w:p w:rsidR="003D5B5C" w:rsidRDefault="00FF38C1">
      <w:pPr>
        <w:spacing w:line="480" w:lineRule="atLeast"/>
        <w:ind w:firstLineChars="200" w:firstLine="520"/>
        <w:textAlignment w:val="center"/>
        <w:rPr>
          <w:kern w:val="0"/>
          <w:sz w:val="26"/>
          <w:szCs w:val="26"/>
        </w:rPr>
      </w:pPr>
      <w:r>
        <w:rPr>
          <w:rFonts w:hint="eastAsia"/>
          <w:sz w:val="26"/>
          <w:szCs w:val="26"/>
        </w:rPr>
        <w:lastRenderedPageBreak/>
        <w:t>以上所述，仅为本发明的具体实施方式，但本发明的保护范围并不局限于此，任何熟悉本技术领域的技术人员在本发明揭露的技术范围内，可轻易想到各种等效的修改或替换，这些修改或替换都应涵盖在本发明的保护范围之内。因此，本发明的保护范围应以权利要求的保护范围为准。</w:t>
      </w:r>
    </w:p>
    <w:p w:rsidR="003D5B5C" w:rsidRDefault="003D5B5C">
      <w:pPr>
        <w:sectPr w:rsidR="003D5B5C">
          <w:pgSz w:w="11906" w:h="16838"/>
          <w:pgMar w:top="1321" w:right="1077" w:bottom="851" w:left="1588" w:header="726" w:footer="851" w:gutter="0"/>
          <w:pgNumType w:start="1"/>
          <w:cols w:space="425"/>
          <w:docGrid w:linePitch="312"/>
        </w:sectPr>
      </w:pPr>
    </w:p>
    <w:p w:rsidR="003D5B5C" w:rsidRDefault="00FF38C1">
      <w:pPr>
        <w:pBdr>
          <w:bottom w:val="single" w:sz="12" w:space="1" w:color="auto"/>
        </w:pBdr>
        <w:jc w:val="center"/>
        <w:rPr>
          <w:sz w:val="42"/>
        </w:rPr>
      </w:pPr>
      <w:r>
        <w:rPr>
          <w:rFonts w:hint="eastAsia"/>
          <w:sz w:val="42"/>
        </w:rPr>
        <w:lastRenderedPageBreak/>
        <w:t>说</w:t>
      </w:r>
      <w:r>
        <w:rPr>
          <w:rFonts w:hint="eastAsia"/>
          <w:sz w:val="42"/>
        </w:rPr>
        <w:t xml:space="preserve">    </w:t>
      </w:r>
      <w:r>
        <w:rPr>
          <w:rFonts w:hint="eastAsia"/>
          <w:sz w:val="42"/>
        </w:rPr>
        <w:t>明</w:t>
      </w:r>
      <w:r>
        <w:rPr>
          <w:rFonts w:hint="eastAsia"/>
          <w:sz w:val="42"/>
        </w:rPr>
        <w:t xml:space="preserve">    </w:t>
      </w:r>
      <w:r>
        <w:rPr>
          <w:rFonts w:hint="eastAsia"/>
          <w:sz w:val="42"/>
        </w:rPr>
        <w:t>书</w:t>
      </w:r>
      <w:r>
        <w:rPr>
          <w:rFonts w:hint="eastAsia"/>
          <w:sz w:val="42"/>
        </w:rPr>
        <w:t xml:space="preserve">    </w:t>
      </w:r>
      <w:r>
        <w:rPr>
          <w:rFonts w:hint="eastAsia"/>
          <w:sz w:val="42"/>
        </w:rPr>
        <w:t>附</w:t>
      </w:r>
      <w:r>
        <w:rPr>
          <w:rFonts w:hint="eastAsia"/>
          <w:sz w:val="42"/>
        </w:rPr>
        <w:t xml:space="preserve">    </w:t>
      </w:r>
      <w:r>
        <w:rPr>
          <w:rFonts w:hint="eastAsia"/>
          <w:sz w:val="42"/>
        </w:rPr>
        <w:t>图</w:t>
      </w:r>
    </w:p>
    <w:p w:rsidR="003D5B5C" w:rsidRDefault="003D5B5C">
      <w:pPr>
        <w:spacing w:line="360" w:lineRule="auto"/>
        <w:rPr>
          <w:kern w:val="0"/>
          <w:sz w:val="26"/>
          <w:szCs w:val="26"/>
        </w:rPr>
      </w:pPr>
    </w:p>
    <w:p w:rsidR="003D5B5C" w:rsidRDefault="00FF38C1">
      <w:pPr>
        <w:spacing w:line="360" w:lineRule="auto"/>
        <w:jc w:val="center"/>
        <w:rPr>
          <w:kern w:val="0"/>
          <w:sz w:val="26"/>
          <w:szCs w:val="26"/>
        </w:rPr>
      </w:pPr>
      <w:r>
        <w:object w:dxaOrig="7686" w:dyaOrig="2927">
          <v:shape id="_x0000_i1026" type="#_x0000_t75" style="width:384.55pt;height:146.45pt" o:ole="">
            <v:imagedata r:id="rId9" o:title="" cropright="8781f"/>
          </v:shape>
          <o:OLEObject Type="Embed" ProgID="Visio.Drawing.15" ShapeID="_x0000_i1026" DrawAspect="Content" ObjectID="_1840085768" r:id="rId12"/>
        </w:object>
      </w:r>
    </w:p>
    <w:p w:rsidR="003D5B5C" w:rsidRDefault="00FF38C1">
      <w:pPr>
        <w:spacing w:line="360" w:lineRule="auto"/>
        <w:ind w:firstLineChars="200" w:firstLine="520"/>
        <w:jc w:val="center"/>
        <w:rPr>
          <w:kern w:val="0"/>
          <w:sz w:val="26"/>
          <w:szCs w:val="26"/>
        </w:rPr>
      </w:pPr>
      <w:r>
        <w:rPr>
          <w:rFonts w:hint="eastAsia"/>
          <w:kern w:val="0"/>
          <w:sz w:val="26"/>
          <w:szCs w:val="26"/>
        </w:rPr>
        <w:t>图</w:t>
      </w:r>
      <w:r>
        <w:rPr>
          <w:rFonts w:hint="eastAsia"/>
          <w:kern w:val="0"/>
          <w:sz w:val="26"/>
          <w:szCs w:val="26"/>
        </w:rPr>
        <w:t>1</w:t>
      </w:r>
    </w:p>
    <w:p w:rsidR="003D5B5C" w:rsidRDefault="00FF38C1">
      <w:pPr>
        <w:spacing w:line="360" w:lineRule="auto"/>
        <w:jc w:val="center"/>
        <w:rPr>
          <w:kern w:val="0"/>
          <w:sz w:val="26"/>
          <w:szCs w:val="26"/>
        </w:rPr>
      </w:pPr>
      <w:r>
        <w:object w:dxaOrig="8453" w:dyaOrig="4451">
          <v:shape id="_x0000_i1027" type="#_x0000_t75" style="width:423pt;height:222.55pt" o:ole="">
            <v:imagedata r:id="rId13" o:title="" cropright="5470f"/>
          </v:shape>
          <o:OLEObject Type="Embed" ProgID="Visio.Drawing.15" ShapeID="_x0000_i1027" DrawAspect="Content" ObjectID="_1840085769" r:id="rId14"/>
        </w:object>
      </w:r>
    </w:p>
    <w:p w:rsidR="003D5B5C" w:rsidRDefault="00FF38C1">
      <w:pPr>
        <w:spacing w:line="360" w:lineRule="auto"/>
        <w:ind w:firstLineChars="200" w:firstLine="520"/>
        <w:jc w:val="center"/>
        <w:rPr>
          <w:kern w:val="0"/>
          <w:sz w:val="26"/>
          <w:szCs w:val="26"/>
        </w:rPr>
      </w:pPr>
      <w:r>
        <w:rPr>
          <w:rFonts w:hint="eastAsia"/>
          <w:kern w:val="0"/>
          <w:sz w:val="26"/>
          <w:szCs w:val="26"/>
        </w:rPr>
        <w:t>图</w:t>
      </w:r>
      <w:r>
        <w:rPr>
          <w:rFonts w:hint="eastAsia"/>
          <w:kern w:val="0"/>
          <w:sz w:val="26"/>
          <w:szCs w:val="26"/>
        </w:rPr>
        <w:t>2</w:t>
      </w:r>
    </w:p>
    <w:p w:rsidR="003D5B5C" w:rsidRDefault="00FF38C1">
      <w:pPr>
        <w:spacing w:line="360" w:lineRule="auto"/>
        <w:jc w:val="center"/>
        <w:rPr>
          <w:kern w:val="0"/>
          <w:sz w:val="26"/>
          <w:szCs w:val="26"/>
        </w:rPr>
      </w:pPr>
      <w:r>
        <w:object w:dxaOrig="8434" w:dyaOrig="4320">
          <v:shape id="_x0000_i1028" type="#_x0000_t75" style="width:421.35pt;height:3in" o:ole="">
            <v:imagedata r:id="rId15" o:title="" cropright="7126f"/>
          </v:shape>
          <o:OLEObject Type="Embed" ProgID="Visio.Drawing.15" ShapeID="_x0000_i1028" DrawAspect="Content" ObjectID="_1840085770" r:id="rId16"/>
        </w:object>
      </w:r>
    </w:p>
    <w:p w:rsidR="003D5B5C" w:rsidRDefault="00FF38C1">
      <w:pPr>
        <w:spacing w:line="360" w:lineRule="auto"/>
        <w:ind w:firstLineChars="200" w:firstLine="520"/>
        <w:jc w:val="center"/>
        <w:rPr>
          <w:kern w:val="0"/>
          <w:sz w:val="26"/>
          <w:szCs w:val="26"/>
        </w:rPr>
      </w:pPr>
      <w:r>
        <w:rPr>
          <w:rFonts w:hint="eastAsia"/>
          <w:kern w:val="0"/>
          <w:sz w:val="26"/>
          <w:szCs w:val="26"/>
        </w:rPr>
        <w:t>图</w:t>
      </w:r>
      <w:r>
        <w:rPr>
          <w:rFonts w:hint="eastAsia"/>
          <w:kern w:val="0"/>
          <w:sz w:val="26"/>
          <w:szCs w:val="26"/>
        </w:rPr>
        <w:t>3</w:t>
      </w:r>
    </w:p>
    <w:p w:rsidR="003D5B5C" w:rsidRDefault="00FF38C1">
      <w:pPr>
        <w:spacing w:line="360" w:lineRule="auto"/>
        <w:jc w:val="center"/>
        <w:rPr>
          <w:kern w:val="0"/>
          <w:sz w:val="26"/>
          <w:szCs w:val="26"/>
        </w:rPr>
      </w:pPr>
      <w:r>
        <w:object w:dxaOrig="6199" w:dyaOrig="3366">
          <v:shape id="_x0000_i1029" type="#_x0000_t75" style="width:310.1pt;height:168.55pt" o:ole="">
            <v:imagedata r:id="rId17" o:title=""/>
          </v:shape>
          <o:OLEObject Type="Embed" ProgID="Visio.Drawing.15" ShapeID="_x0000_i1029" DrawAspect="Content" ObjectID="_1840085771" r:id="rId18"/>
        </w:object>
      </w:r>
    </w:p>
    <w:p w:rsidR="003D5B5C" w:rsidRDefault="00FF38C1">
      <w:pPr>
        <w:spacing w:line="360" w:lineRule="auto"/>
        <w:ind w:firstLineChars="200" w:firstLine="520"/>
        <w:jc w:val="center"/>
        <w:rPr>
          <w:kern w:val="0"/>
          <w:sz w:val="26"/>
          <w:szCs w:val="26"/>
        </w:rPr>
      </w:pPr>
      <w:r>
        <w:rPr>
          <w:rFonts w:hint="eastAsia"/>
          <w:kern w:val="0"/>
          <w:sz w:val="26"/>
          <w:szCs w:val="26"/>
        </w:rPr>
        <w:t>图</w:t>
      </w:r>
      <w:r>
        <w:rPr>
          <w:rFonts w:hint="eastAsia"/>
          <w:kern w:val="0"/>
          <w:sz w:val="26"/>
          <w:szCs w:val="26"/>
        </w:rPr>
        <w:t>4</w:t>
      </w:r>
    </w:p>
    <w:p w:rsidR="003D5B5C" w:rsidRDefault="003D5B5C">
      <w:pPr>
        <w:spacing w:line="360" w:lineRule="auto"/>
        <w:ind w:firstLineChars="200" w:firstLine="520"/>
        <w:rPr>
          <w:kern w:val="0"/>
          <w:sz w:val="26"/>
          <w:szCs w:val="26"/>
        </w:rPr>
      </w:pPr>
    </w:p>
    <w:sectPr w:rsidR="003D5B5C">
      <w:pgSz w:w="11906" w:h="16838"/>
      <w:pgMar w:top="1321" w:right="1077" w:bottom="851" w:left="1588" w:header="726" w:footer="851" w:gutter="0"/>
      <w:pgNumType w:start="1"/>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风雨欲来" w:date="2026-05-11T10:52:00Z" w:initials="">
    <w:p w:rsidR="003D5B5C" w:rsidRDefault="00FF38C1">
      <w:pPr>
        <w:pStyle w:val="a4"/>
      </w:pPr>
      <w:r>
        <w:rPr>
          <w:rFonts w:hint="eastAsia"/>
        </w:rPr>
        <w:t>应该是接触力值</w:t>
      </w:r>
    </w:p>
  </w:comment>
  <w:comment w:id="1" w:author="LYS-PC" w:date="2026-05-12T10:03:00Z" w:initials="L">
    <w:p w:rsidR="00FF38C1" w:rsidRDefault="00FF38C1">
      <w:pPr>
        <w:pStyle w:val="a4"/>
      </w:pPr>
      <w:r>
        <w:rPr>
          <w:rStyle w:val="aa"/>
        </w:rPr>
        <w:annotationRef/>
      </w:r>
      <w:r>
        <w:t>已修改</w:t>
      </w:r>
    </w:p>
  </w:comment>
  <w:comment w:id="4" w:author="风雨欲来" w:date="2026-05-11T10:48:00Z" w:initials="">
    <w:p w:rsidR="003D5B5C" w:rsidRDefault="00FF38C1">
      <w:pPr>
        <w:pStyle w:val="a4"/>
      </w:pPr>
      <w:r>
        <w:rPr>
          <w:rFonts w:hint="eastAsia"/>
        </w:rPr>
        <w:t>不单单只有法</w:t>
      </w:r>
      <w:proofErr w:type="gramStart"/>
      <w:r>
        <w:rPr>
          <w:rFonts w:hint="eastAsia"/>
        </w:rPr>
        <w:t>向力还有</w:t>
      </w:r>
      <w:proofErr w:type="gramEnd"/>
      <w:r>
        <w:rPr>
          <w:rFonts w:hint="eastAsia"/>
        </w:rPr>
        <w:t>切向力</w:t>
      </w:r>
    </w:p>
  </w:comment>
  <w:comment w:id="5" w:author="LYS-PC" w:date="2026-05-12T10:05:00Z" w:initials="L">
    <w:p w:rsidR="00FF38C1" w:rsidRDefault="00FF38C1">
      <w:pPr>
        <w:pStyle w:val="a4"/>
      </w:pPr>
      <w:r>
        <w:rPr>
          <w:rStyle w:val="aa"/>
        </w:rPr>
        <w:annotationRef/>
      </w:r>
      <w:r>
        <w:t>已修改</w:t>
      </w:r>
    </w:p>
  </w:comment>
  <w:comment w:id="7" w:author="风雨欲来" w:date="2026-05-11T10:44:00Z" w:initials="">
    <w:p w:rsidR="003D5B5C" w:rsidRDefault="00FF38C1">
      <w:pPr>
        <w:pStyle w:val="a4"/>
      </w:pPr>
      <w:r>
        <w:rPr>
          <w:rFonts w:ascii="宋体" w:hAnsi="宋体" w:cs="宋体"/>
          <w:sz w:val="24"/>
        </w:rPr>
        <w:t>以及根据关节运动状态和手部动力学模型估算得到的关节驱动力矩相关量。</w:t>
      </w:r>
    </w:p>
  </w:comment>
  <w:comment w:id="8" w:author="LYS-PC" w:date="2026-05-12T10:05:00Z" w:initials="L">
    <w:p w:rsidR="00FF38C1" w:rsidRDefault="00FF38C1">
      <w:pPr>
        <w:pStyle w:val="a4"/>
      </w:pPr>
      <w:r>
        <w:rPr>
          <w:rStyle w:val="aa"/>
        </w:rPr>
        <w:annotationRef/>
      </w:r>
      <w:r>
        <w:t>已修改，</w:t>
      </w:r>
      <w:r>
        <w:t>“</w:t>
      </w:r>
      <w:r>
        <w:t>相关量</w:t>
      </w:r>
      <w:r>
        <w:t>”</w:t>
      </w:r>
      <w:r>
        <w:t>表述不是很清楚，不建议写在权利要求书中</w:t>
      </w:r>
    </w:p>
  </w:comment>
  <w:comment w:id="19" w:author="LYS-PC" w:date="2026-05-12T10:08:00Z" w:initials="L">
    <w:p w:rsidR="003D5B5C" w:rsidRDefault="00FF38C1">
      <w:pPr>
        <w:pStyle w:val="a4"/>
      </w:pPr>
      <w:r>
        <w:t>上一稿中未补充该变量定义，请看下是否正确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EF14753" w15:done="0"/>
  <w15:commentEx w15:paraId="40919388" w15:done="0"/>
  <w15:commentEx w15:paraId="5C871C2A" w15:done="0"/>
  <w15:commentEx w15:paraId="561A8900" w15:done="0"/>
  <w15:commentEx w15:paraId="231474C8" w15:done="0"/>
  <w15:commentEx w15:paraId="47C3D703" w15:done="0"/>
  <w15:commentEx w15:paraId="0F32FB0C" w15:done="0"/>
  <w15:commentEx w15:paraId="157B3B6A" w15:done="0"/>
  <w15:commentEx w15:paraId="2AE1C56C" w15:done="0"/>
  <w15:commentEx w15:paraId="202DBB12" w15:done="0" w15:paraIdParent="2AE1C56C"/>
  <w15:commentEx w15:paraId="6197A8FA" w15:done="0"/>
  <w15:commentEx w15:paraId="36041CD1" w15:done="0" w15:paraIdParent="6197A8FA"/>
  <w15:commentEx w15:paraId="698E178A" w15:done="0"/>
  <w15:commentEx w15:paraId="34864E1B" w15:done="0" w15:paraIdParent="698E178A"/>
  <w15:commentEx w15:paraId="750C70AA" w15:done="0"/>
  <w15:commentEx w15:paraId="18181CE9" w15:done="0" w15:paraIdParent="750C70AA"/>
  <w15:commentEx w15:paraId="743C553A" w15:done="0"/>
  <w15:commentEx w15:paraId="46B3E9E4" w15:done="0" w15:paraIdParent="743C553A"/>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FF38C1">
      <w:r>
        <w:separator/>
      </w:r>
    </w:p>
  </w:endnote>
  <w:endnote w:type="continuationSeparator" w:id="0">
    <w:p w:rsidR="00000000" w:rsidRDefault="00FF3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5B5C" w:rsidRDefault="00FF38C1">
    <w:pPr>
      <w:pStyle w:val="a6"/>
      <w:jc w:val="center"/>
    </w:pPr>
    <w:r>
      <w:rPr>
        <w:rStyle w:val="a9"/>
      </w:rPr>
      <w:fldChar w:fldCharType="begin"/>
    </w:r>
    <w:r>
      <w:rPr>
        <w:rStyle w:val="a9"/>
      </w:rPr>
      <w:instrText xml:space="preserve"> PAGE </w:instrText>
    </w:r>
    <w:r>
      <w:rPr>
        <w:rStyle w:val="a9"/>
      </w:rPr>
      <w:fldChar w:fldCharType="separate"/>
    </w:r>
    <w:r>
      <w:rPr>
        <w:rStyle w:val="a9"/>
        <w:noProof/>
      </w:rPr>
      <w:t>8</w:t>
    </w:r>
    <w:r>
      <w:rPr>
        <w:rStyle w:val="a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FF38C1">
      <w:r>
        <w:separator/>
      </w:r>
    </w:p>
  </w:footnote>
  <w:footnote w:type="continuationSeparator" w:id="0">
    <w:p w:rsidR="00000000" w:rsidRDefault="00FF38C1">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YS-PC">
    <w15:presenceInfo w15:providerId="None" w15:userId="LYS-PC"/>
  </w15:person>
  <w15:person w15:author="风雨欲来">
    <w15:presenceInfo w15:providerId="WPS Office" w15:userId="39704812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5642"/>
    <w:rsid w:val="000136E2"/>
    <w:rsid w:val="00022C93"/>
    <w:rsid w:val="000279B0"/>
    <w:rsid w:val="00051489"/>
    <w:rsid w:val="00087064"/>
    <w:rsid w:val="000A75A3"/>
    <w:rsid w:val="000F2237"/>
    <w:rsid w:val="00102E5B"/>
    <w:rsid w:val="00105F96"/>
    <w:rsid w:val="00117EA1"/>
    <w:rsid w:val="00122DFC"/>
    <w:rsid w:val="00161273"/>
    <w:rsid w:val="00192EA6"/>
    <w:rsid w:val="00196947"/>
    <w:rsid w:val="001D6F63"/>
    <w:rsid w:val="001E50FB"/>
    <w:rsid w:val="001F06E1"/>
    <w:rsid w:val="00204CB1"/>
    <w:rsid w:val="002270A5"/>
    <w:rsid w:val="002341F8"/>
    <w:rsid w:val="00243533"/>
    <w:rsid w:val="002649A5"/>
    <w:rsid w:val="00275CEC"/>
    <w:rsid w:val="0028700C"/>
    <w:rsid w:val="00287B2A"/>
    <w:rsid w:val="002964E6"/>
    <w:rsid w:val="00325A1A"/>
    <w:rsid w:val="00334262"/>
    <w:rsid w:val="00356B0B"/>
    <w:rsid w:val="003856E0"/>
    <w:rsid w:val="003939D5"/>
    <w:rsid w:val="003D5B5C"/>
    <w:rsid w:val="003D7FAE"/>
    <w:rsid w:val="003F329B"/>
    <w:rsid w:val="004168EC"/>
    <w:rsid w:val="004222E5"/>
    <w:rsid w:val="00434145"/>
    <w:rsid w:val="0045022D"/>
    <w:rsid w:val="00462F69"/>
    <w:rsid w:val="00473761"/>
    <w:rsid w:val="004B2B2F"/>
    <w:rsid w:val="0053744B"/>
    <w:rsid w:val="00560690"/>
    <w:rsid w:val="00567A36"/>
    <w:rsid w:val="005937DE"/>
    <w:rsid w:val="005B1366"/>
    <w:rsid w:val="005B594C"/>
    <w:rsid w:val="005B73DB"/>
    <w:rsid w:val="005C7E54"/>
    <w:rsid w:val="005D12AF"/>
    <w:rsid w:val="005D249D"/>
    <w:rsid w:val="005F46E1"/>
    <w:rsid w:val="00605DA1"/>
    <w:rsid w:val="00614BB6"/>
    <w:rsid w:val="00623C4A"/>
    <w:rsid w:val="0062677D"/>
    <w:rsid w:val="00640507"/>
    <w:rsid w:val="0064385E"/>
    <w:rsid w:val="00653AB3"/>
    <w:rsid w:val="0066413D"/>
    <w:rsid w:val="0068140C"/>
    <w:rsid w:val="00685386"/>
    <w:rsid w:val="006B7CE5"/>
    <w:rsid w:val="006C5773"/>
    <w:rsid w:val="006E0C78"/>
    <w:rsid w:val="006E6DA9"/>
    <w:rsid w:val="007009C0"/>
    <w:rsid w:val="007122EA"/>
    <w:rsid w:val="007230D9"/>
    <w:rsid w:val="00726AF7"/>
    <w:rsid w:val="0073021D"/>
    <w:rsid w:val="00745D8B"/>
    <w:rsid w:val="00754411"/>
    <w:rsid w:val="007710A1"/>
    <w:rsid w:val="0078208A"/>
    <w:rsid w:val="007B384B"/>
    <w:rsid w:val="007C0D45"/>
    <w:rsid w:val="007D07FA"/>
    <w:rsid w:val="007F54E2"/>
    <w:rsid w:val="0081146C"/>
    <w:rsid w:val="008173D9"/>
    <w:rsid w:val="00823CB2"/>
    <w:rsid w:val="00857D6E"/>
    <w:rsid w:val="00864ADE"/>
    <w:rsid w:val="00886935"/>
    <w:rsid w:val="00890550"/>
    <w:rsid w:val="00893AA2"/>
    <w:rsid w:val="00894C34"/>
    <w:rsid w:val="008A3083"/>
    <w:rsid w:val="008C5E7E"/>
    <w:rsid w:val="008E5D05"/>
    <w:rsid w:val="008E6C3D"/>
    <w:rsid w:val="008F181B"/>
    <w:rsid w:val="00911098"/>
    <w:rsid w:val="009373C4"/>
    <w:rsid w:val="00964744"/>
    <w:rsid w:val="009779DA"/>
    <w:rsid w:val="00986643"/>
    <w:rsid w:val="00986D8F"/>
    <w:rsid w:val="009A4849"/>
    <w:rsid w:val="009C720A"/>
    <w:rsid w:val="009D5561"/>
    <w:rsid w:val="009E0885"/>
    <w:rsid w:val="009E3CB4"/>
    <w:rsid w:val="009F11A4"/>
    <w:rsid w:val="009F1EAB"/>
    <w:rsid w:val="00A05D69"/>
    <w:rsid w:val="00A12991"/>
    <w:rsid w:val="00A21F82"/>
    <w:rsid w:val="00A430E3"/>
    <w:rsid w:val="00A779F9"/>
    <w:rsid w:val="00AA2549"/>
    <w:rsid w:val="00AC4758"/>
    <w:rsid w:val="00AC4800"/>
    <w:rsid w:val="00AD5C7C"/>
    <w:rsid w:val="00B04E9A"/>
    <w:rsid w:val="00B111FB"/>
    <w:rsid w:val="00B355AE"/>
    <w:rsid w:val="00B4058A"/>
    <w:rsid w:val="00B91EB0"/>
    <w:rsid w:val="00B94AA4"/>
    <w:rsid w:val="00BB0B45"/>
    <w:rsid w:val="00BC5C0A"/>
    <w:rsid w:val="00BD378C"/>
    <w:rsid w:val="00BD4DA4"/>
    <w:rsid w:val="00BF5642"/>
    <w:rsid w:val="00BF582F"/>
    <w:rsid w:val="00C07413"/>
    <w:rsid w:val="00C12A23"/>
    <w:rsid w:val="00C237AA"/>
    <w:rsid w:val="00C30060"/>
    <w:rsid w:val="00C457F7"/>
    <w:rsid w:val="00C90C13"/>
    <w:rsid w:val="00CA25A4"/>
    <w:rsid w:val="00CC5623"/>
    <w:rsid w:val="00CD1535"/>
    <w:rsid w:val="00CD18C9"/>
    <w:rsid w:val="00CE13D8"/>
    <w:rsid w:val="00CF0373"/>
    <w:rsid w:val="00CF44C7"/>
    <w:rsid w:val="00CF7021"/>
    <w:rsid w:val="00D05796"/>
    <w:rsid w:val="00D10F11"/>
    <w:rsid w:val="00D25FD7"/>
    <w:rsid w:val="00D26E5F"/>
    <w:rsid w:val="00D30582"/>
    <w:rsid w:val="00D37972"/>
    <w:rsid w:val="00D52C82"/>
    <w:rsid w:val="00D54A6D"/>
    <w:rsid w:val="00D54FEB"/>
    <w:rsid w:val="00D800E0"/>
    <w:rsid w:val="00D81AEC"/>
    <w:rsid w:val="00D85CA5"/>
    <w:rsid w:val="00D862CF"/>
    <w:rsid w:val="00D9306C"/>
    <w:rsid w:val="00DE107C"/>
    <w:rsid w:val="00DE3E33"/>
    <w:rsid w:val="00DF49EB"/>
    <w:rsid w:val="00E033E5"/>
    <w:rsid w:val="00E3726D"/>
    <w:rsid w:val="00E40983"/>
    <w:rsid w:val="00E55758"/>
    <w:rsid w:val="00E660F6"/>
    <w:rsid w:val="00E67BDC"/>
    <w:rsid w:val="00E84A11"/>
    <w:rsid w:val="00E95FA6"/>
    <w:rsid w:val="00EA451D"/>
    <w:rsid w:val="00ED6D89"/>
    <w:rsid w:val="00EF42B6"/>
    <w:rsid w:val="00F04192"/>
    <w:rsid w:val="00F13BBA"/>
    <w:rsid w:val="00F52833"/>
    <w:rsid w:val="00F62D17"/>
    <w:rsid w:val="00F644B2"/>
    <w:rsid w:val="00F73211"/>
    <w:rsid w:val="00F76532"/>
    <w:rsid w:val="00F9758A"/>
    <w:rsid w:val="00FB7D0A"/>
    <w:rsid w:val="00FE5D1B"/>
    <w:rsid w:val="00FF019F"/>
    <w:rsid w:val="00FF38C1"/>
    <w:rsid w:val="0B9F2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Subtitle" w:qFormat="1"/>
    <w:lsdException w:name="Body Text Indent 2"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pBdr>
        <w:bottom w:val="single" w:sz="12" w:space="0" w:color="auto"/>
      </w:pBdr>
      <w:adjustRightInd w:val="0"/>
      <w:spacing w:after="60" w:line="0" w:lineRule="atLeast"/>
      <w:jc w:val="center"/>
      <w:textAlignment w:val="baseline"/>
      <w:outlineLvl w:val="0"/>
    </w:pPr>
    <w:rPr>
      <w:rFonts w:eastAsia="楷体"/>
      <w:b/>
      <w:kern w:val="0"/>
      <w:sz w:val="36"/>
      <w:szCs w:val="20"/>
    </w:rPr>
  </w:style>
  <w:style w:type="paragraph" w:styleId="3">
    <w:name w:val="heading 3"/>
    <w:basedOn w:val="a"/>
    <w:next w:val="a"/>
    <w:link w:val="3Char"/>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Char"/>
    <w:qFormat/>
    <w:pPr>
      <w:jc w:val="left"/>
    </w:pPr>
  </w:style>
  <w:style w:type="paragraph" w:styleId="2">
    <w:name w:val="Body Text Indent 2"/>
    <w:basedOn w:val="a"/>
    <w:qFormat/>
    <w:pPr>
      <w:adjustRightInd w:val="0"/>
      <w:spacing w:after="120" w:line="480" w:lineRule="auto"/>
      <w:ind w:leftChars="200" w:left="420" w:firstLine="397"/>
      <w:jc w:val="left"/>
      <w:textAlignment w:val="baseline"/>
    </w:pPr>
    <w:rPr>
      <w:spacing w:val="6"/>
      <w:kern w:val="0"/>
      <w:sz w:val="26"/>
      <w:szCs w:val="20"/>
    </w:rPr>
  </w:style>
  <w:style w:type="paragraph" w:styleId="a5">
    <w:name w:val="Balloon Text"/>
    <w:basedOn w:val="a"/>
    <w:link w:val="Char0"/>
    <w:qFormat/>
    <w:rPr>
      <w:sz w:val="18"/>
      <w:szCs w:val="18"/>
    </w:rPr>
  </w:style>
  <w:style w:type="paragraph" w:styleId="a6">
    <w:name w:val="footer"/>
    <w:basedOn w:val="a"/>
    <w:qFormat/>
    <w:pPr>
      <w:tabs>
        <w:tab w:val="center" w:pos="4153"/>
        <w:tab w:val="right" w:pos="8306"/>
      </w:tabs>
      <w:snapToGrid w:val="0"/>
      <w:jc w:val="left"/>
    </w:pPr>
    <w:rPr>
      <w:sz w:val="18"/>
      <w:szCs w:val="18"/>
    </w:rPr>
  </w:style>
  <w:style w:type="paragraph" w:styleId="a7">
    <w:name w:val="header"/>
    <w:basedOn w:val="a"/>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autoRedefine/>
    <w:semiHidden/>
    <w:qFormat/>
    <w:pPr>
      <w:tabs>
        <w:tab w:val="right" w:leader="dot" w:pos="9000"/>
      </w:tabs>
      <w:ind w:rightChars="119" w:right="250"/>
    </w:pPr>
    <w:rPr>
      <w:rFonts w:ascii="黑体"/>
      <w:bCs/>
      <w:sz w:val="28"/>
      <w:szCs w:val="28"/>
    </w:rPr>
  </w:style>
  <w:style w:type="paragraph" w:styleId="a8">
    <w:name w:val="annotation subject"/>
    <w:basedOn w:val="a4"/>
    <w:next w:val="a4"/>
    <w:link w:val="Char1"/>
    <w:qFormat/>
    <w:rPr>
      <w:b/>
      <w:bCs/>
    </w:rPr>
  </w:style>
  <w:style w:type="character" w:styleId="a9">
    <w:name w:val="page number"/>
    <w:basedOn w:val="a0"/>
    <w:qFormat/>
  </w:style>
  <w:style w:type="character" w:styleId="aa">
    <w:name w:val="annotation reference"/>
    <w:basedOn w:val="a0"/>
    <w:qFormat/>
    <w:rPr>
      <w:sz w:val="21"/>
      <w:szCs w:val="21"/>
    </w:rPr>
  </w:style>
  <w:style w:type="paragraph" w:customStyle="1" w:styleId="20">
    <w:name w:val="样式 表名2"/>
    <w:basedOn w:val="a"/>
    <w:autoRedefine/>
    <w:qFormat/>
    <w:pPr>
      <w:keepNext/>
      <w:spacing w:line="300" w:lineRule="auto"/>
      <w:jc w:val="center"/>
    </w:pPr>
    <w:rPr>
      <w:rFonts w:cs="宋体"/>
      <w:b/>
      <w:bCs/>
      <w:kern w:val="0"/>
      <w:szCs w:val="20"/>
      <w:lang w:val="zh-CN"/>
    </w:rPr>
  </w:style>
  <w:style w:type="paragraph" w:customStyle="1" w:styleId="ab">
    <w:name w:val="表、图英文"/>
    <w:basedOn w:val="a"/>
    <w:autoRedefine/>
    <w:qFormat/>
    <w:pPr>
      <w:keepNext/>
      <w:spacing w:line="300" w:lineRule="auto"/>
      <w:jc w:val="center"/>
    </w:pPr>
    <w:rPr>
      <w:rFonts w:cs="宋体"/>
      <w:bCs/>
      <w:kern w:val="0"/>
      <w:szCs w:val="20"/>
      <w:lang w:val="zh-CN"/>
    </w:rPr>
  </w:style>
  <w:style w:type="character" w:customStyle="1" w:styleId="Char0">
    <w:name w:val="批注框文本 Char"/>
    <w:basedOn w:val="a0"/>
    <w:link w:val="a5"/>
    <w:qFormat/>
    <w:rPr>
      <w:kern w:val="2"/>
      <w:sz w:val="18"/>
      <w:szCs w:val="18"/>
    </w:rPr>
  </w:style>
  <w:style w:type="character" w:customStyle="1" w:styleId="3Char">
    <w:name w:val="标题 3 Char"/>
    <w:basedOn w:val="a0"/>
    <w:link w:val="3"/>
    <w:semiHidden/>
    <w:qFormat/>
    <w:rPr>
      <w:b/>
      <w:bCs/>
      <w:kern w:val="2"/>
      <w:sz w:val="32"/>
      <w:szCs w:val="32"/>
    </w:rPr>
  </w:style>
  <w:style w:type="character" w:customStyle="1" w:styleId="Char">
    <w:name w:val="批注文字 Char"/>
    <w:basedOn w:val="a0"/>
    <w:link w:val="a4"/>
    <w:qFormat/>
    <w:rPr>
      <w:kern w:val="2"/>
      <w:sz w:val="21"/>
      <w:szCs w:val="24"/>
    </w:rPr>
  </w:style>
  <w:style w:type="character" w:customStyle="1" w:styleId="Char1">
    <w:name w:val="批注主题 Char"/>
    <w:basedOn w:val="Char"/>
    <w:link w:val="a8"/>
    <w:qFormat/>
    <w:rPr>
      <w:b/>
      <w:bCs/>
      <w:kern w:val="2"/>
      <w:sz w:val="21"/>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Subtitle" w:qFormat="1"/>
    <w:lsdException w:name="Body Text Indent 2"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pBdr>
        <w:bottom w:val="single" w:sz="12" w:space="0" w:color="auto"/>
      </w:pBdr>
      <w:adjustRightInd w:val="0"/>
      <w:spacing w:after="60" w:line="0" w:lineRule="atLeast"/>
      <w:jc w:val="center"/>
      <w:textAlignment w:val="baseline"/>
      <w:outlineLvl w:val="0"/>
    </w:pPr>
    <w:rPr>
      <w:rFonts w:eastAsia="楷体"/>
      <w:b/>
      <w:kern w:val="0"/>
      <w:sz w:val="36"/>
      <w:szCs w:val="20"/>
    </w:rPr>
  </w:style>
  <w:style w:type="paragraph" w:styleId="3">
    <w:name w:val="heading 3"/>
    <w:basedOn w:val="a"/>
    <w:next w:val="a"/>
    <w:link w:val="3Char"/>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Char"/>
    <w:qFormat/>
    <w:pPr>
      <w:jc w:val="left"/>
    </w:pPr>
  </w:style>
  <w:style w:type="paragraph" w:styleId="2">
    <w:name w:val="Body Text Indent 2"/>
    <w:basedOn w:val="a"/>
    <w:qFormat/>
    <w:pPr>
      <w:adjustRightInd w:val="0"/>
      <w:spacing w:after="120" w:line="480" w:lineRule="auto"/>
      <w:ind w:leftChars="200" w:left="420" w:firstLine="397"/>
      <w:jc w:val="left"/>
      <w:textAlignment w:val="baseline"/>
    </w:pPr>
    <w:rPr>
      <w:spacing w:val="6"/>
      <w:kern w:val="0"/>
      <w:sz w:val="26"/>
      <w:szCs w:val="20"/>
    </w:rPr>
  </w:style>
  <w:style w:type="paragraph" w:styleId="a5">
    <w:name w:val="Balloon Text"/>
    <w:basedOn w:val="a"/>
    <w:link w:val="Char0"/>
    <w:qFormat/>
    <w:rPr>
      <w:sz w:val="18"/>
      <w:szCs w:val="18"/>
    </w:rPr>
  </w:style>
  <w:style w:type="paragraph" w:styleId="a6">
    <w:name w:val="footer"/>
    <w:basedOn w:val="a"/>
    <w:qFormat/>
    <w:pPr>
      <w:tabs>
        <w:tab w:val="center" w:pos="4153"/>
        <w:tab w:val="right" w:pos="8306"/>
      </w:tabs>
      <w:snapToGrid w:val="0"/>
      <w:jc w:val="left"/>
    </w:pPr>
    <w:rPr>
      <w:sz w:val="18"/>
      <w:szCs w:val="18"/>
    </w:rPr>
  </w:style>
  <w:style w:type="paragraph" w:styleId="a7">
    <w:name w:val="header"/>
    <w:basedOn w:val="a"/>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autoRedefine/>
    <w:semiHidden/>
    <w:qFormat/>
    <w:pPr>
      <w:tabs>
        <w:tab w:val="right" w:leader="dot" w:pos="9000"/>
      </w:tabs>
      <w:ind w:rightChars="119" w:right="250"/>
    </w:pPr>
    <w:rPr>
      <w:rFonts w:ascii="黑体"/>
      <w:bCs/>
      <w:sz w:val="28"/>
      <w:szCs w:val="28"/>
    </w:rPr>
  </w:style>
  <w:style w:type="paragraph" w:styleId="a8">
    <w:name w:val="annotation subject"/>
    <w:basedOn w:val="a4"/>
    <w:next w:val="a4"/>
    <w:link w:val="Char1"/>
    <w:qFormat/>
    <w:rPr>
      <w:b/>
      <w:bCs/>
    </w:rPr>
  </w:style>
  <w:style w:type="character" w:styleId="a9">
    <w:name w:val="page number"/>
    <w:basedOn w:val="a0"/>
    <w:qFormat/>
  </w:style>
  <w:style w:type="character" w:styleId="aa">
    <w:name w:val="annotation reference"/>
    <w:basedOn w:val="a0"/>
    <w:qFormat/>
    <w:rPr>
      <w:sz w:val="21"/>
      <w:szCs w:val="21"/>
    </w:rPr>
  </w:style>
  <w:style w:type="paragraph" w:customStyle="1" w:styleId="20">
    <w:name w:val="样式 表名2"/>
    <w:basedOn w:val="a"/>
    <w:autoRedefine/>
    <w:qFormat/>
    <w:pPr>
      <w:keepNext/>
      <w:spacing w:line="300" w:lineRule="auto"/>
      <w:jc w:val="center"/>
    </w:pPr>
    <w:rPr>
      <w:rFonts w:cs="宋体"/>
      <w:b/>
      <w:bCs/>
      <w:kern w:val="0"/>
      <w:szCs w:val="20"/>
      <w:lang w:val="zh-CN"/>
    </w:rPr>
  </w:style>
  <w:style w:type="paragraph" w:customStyle="1" w:styleId="ab">
    <w:name w:val="表、图英文"/>
    <w:basedOn w:val="a"/>
    <w:autoRedefine/>
    <w:qFormat/>
    <w:pPr>
      <w:keepNext/>
      <w:spacing w:line="300" w:lineRule="auto"/>
      <w:jc w:val="center"/>
    </w:pPr>
    <w:rPr>
      <w:rFonts w:cs="宋体"/>
      <w:bCs/>
      <w:kern w:val="0"/>
      <w:szCs w:val="20"/>
      <w:lang w:val="zh-CN"/>
    </w:rPr>
  </w:style>
  <w:style w:type="character" w:customStyle="1" w:styleId="Char0">
    <w:name w:val="批注框文本 Char"/>
    <w:basedOn w:val="a0"/>
    <w:link w:val="a5"/>
    <w:qFormat/>
    <w:rPr>
      <w:kern w:val="2"/>
      <w:sz w:val="18"/>
      <w:szCs w:val="18"/>
    </w:rPr>
  </w:style>
  <w:style w:type="character" w:customStyle="1" w:styleId="3Char">
    <w:name w:val="标题 3 Char"/>
    <w:basedOn w:val="a0"/>
    <w:link w:val="3"/>
    <w:semiHidden/>
    <w:qFormat/>
    <w:rPr>
      <w:b/>
      <w:bCs/>
      <w:kern w:val="2"/>
      <w:sz w:val="32"/>
      <w:szCs w:val="32"/>
    </w:rPr>
  </w:style>
  <w:style w:type="character" w:customStyle="1" w:styleId="Char">
    <w:name w:val="批注文字 Char"/>
    <w:basedOn w:val="a0"/>
    <w:link w:val="a4"/>
    <w:qFormat/>
    <w:rPr>
      <w:kern w:val="2"/>
      <w:sz w:val="21"/>
      <w:szCs w:val="24"/>
    </w:rPr>
  </w:style>
  <w:style w:type="character" w:customStyle="1" w:styleId="Char1">
    <w:name w:val="批注主题 Char"/>
    <w:basedOn w:val="Char"/>
    <w:link w:val="a8"/>
    <w:qFormat/>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emf"/><Relationship Id="rId18" Type="http://schemas.openxmlformats.org/officeDocument/2006/relationships/package" Target="embeddings/Microsoft_Visio___5.vsdx"/><Relationship Id="rId3" Type="http://schemas.microsoft.com/office/2007/relationships/stylesWithEffects" Target="stylesWithEffect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package" Target="embeddings/Microsoft_Visio___2.vsdx"/><Relationship Id="rId17" Type="http://schemas.openxmlformats.org/officeDocument/2006/relationships/image" Target="media/image4.emf"/><Relationship Id="rId2" Type="http://schemas.openxmlformats.org/officeDocument/2006/relationships/styles" Target="styles.xml"/><Relationship Id="rId16" Type="http://schemas.openxmlformats.org/officeDocument/2006/relationships/package" Target="embeddings/Microsoft_Visio___4.vsdx"/><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package" Target="embeddings/Microsoft_Visio___1.vsdx"/><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package" Target="embeddings/Microsoft_Visio___3.vsdx"/><Relationship Id="rId22"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19463C-2FD2-4099-B93C-A0B653FF6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30</Pages>
  <Words>19408</Words>
  <Characters>4697</Characters>
  <Application>Microsoft Office Word</Application>
  <DocSecurity>4</DocSecurity>
  <Lines>39</Lines>
  <Paragraphs>48</Paragraphs>
  <ScaleCrop>false</ScaleCrop>
  <Company>赵</Company>
  <LinksUpToDate>false</LinksUpToDate>
  <CharactersWithSpaces>24057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6438</dc:creator>
  <cp:lastModifiedBy>LYS-PC</cp:lastModifiedBy>
  <cp:revision>2</cp:revision>
  <cp:lastPrinted>1900-12-31T16:00:00Z</cp:lastPrinted>
  <dcterms:created xsi:type="dcterms:W3CDTF">2026-05-12T02:10:00Z</dcterms:created>
  <dcterms:modified xsi:type="dcterms:W3CDTF">2026-05-12T02:10:00Z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eyJoZGlkIjoiN2ZkNGY4YWJiZmY3ZjQ0YTNiMTQ3NTVlZWM1MmUyM2IiLCJ1c2VySWQiOiI2OTg1NTc3MDcifQ==</vt:lpwstr>
  </property>
  <property fmtid="{D5CDD505-2E9C-101B-9397-08002B2CF9AE}" pid="3" name="KSOProductBuildVer">
    <vt:lpwstr>2052-12.1.0.25865</vt:lpwstr>
  </property>
  <property fmtid="{D5CDD505-2E9C-101B-9397-08002B2CF9AE}" pid="4" name="ICV">
    <vt:lpwstr>73B8B69357264570BDC97DDA1A449538_13</vt:lpwstr>
  </property>
</Properties>
</file>